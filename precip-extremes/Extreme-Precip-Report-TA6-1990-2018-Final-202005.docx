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DCC8DA" w14:textId="77777777" w:rsidR="00F47A8A" w:rsidRDefault="007D1D7B" w:rsidP="00F47A8A">
      <w:pPr>
        <w:spacing w:before="40"/>
        <w:ind w:left="720"/>
      </w:pPr>
      <w:r>
        <w:rPr>
          <w:noProof/>
        </w:rPr>
        <mc:AlternateContent>
          <mc:Choice Requires="wps">
            <w:drawing>
              <wp:anchor distT="0" distB="0" distL="114300" distR="114300" simplePos="0" relativeHeight="251660288" behindDoc="0" locked="0" layoutInCell="1" allowOverlap="1" wp14:anchorId="3195F942" wp14:editId="61882687">
                <wp:simplePos x="0" y="0"/>
                <wp:positionH relativeFrom="column">
                  <wp:posOffset>4051935</wp:posOffset>
                </wp:positionH>
                <wp:positionV relativeFrom="paragraph">
                  <wp:posOffset>-29210</wp:posOffset>
                </wp:positionV>
                <wp:extent cx="1818005" cy="943610"/>
                <wp:effectExtent l="0" t="0" r="0" b="8890"/>
                <wp:wrapTight wrapText="bothSides">
                  <wp:wrapPolygon edited="0">
                    <wp:start x="453" y="0"/>
                    <wp:lineTo x="453" y="21367"/>
                    <wp:lineTo x="20823" y="21367"/>
                    <wp:lineTo x="20823" y="0"/>
                    <wp:lineTo x="453" y="0"/>
                  </wp:wrapPolygon>
                </wp:wrapTight>
                <wp:docPr id="1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943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C5646" w14:textId="2361DAD8" w:rsidR="00A37952" w:rsidRPr="00757DD8" w:rsidRDefault="00A37952" w:rsidP="00F47A8A">
                            <w:pPr>
                              <w:spacing w:after="0" w:line="300" w:lineRule="exact"/>
                              <w:jc w:val="right"/>
                              <w:rPr>
                                <w:sz w:val="24"/>
                              </w:rPr>
                            </w:pPr>
                            <w:r w:rsidRPr="000B771B">
                              <w:rPr>
                                <w:sz w:val="24"/>
                              </w:rPr>
                              <w:t>LA-UR-</w:t>
                            </w:r>
                            <w:r>
                              <w:rPr>
                                <w:sz w:val="24"/>
                              </w:rPr>
                              <w:t>20</w:t>
                            </w:r>
                            <w:r w:rsidRPr="00757DD8">
                              <w:rPr>
                                <w:sz w:val="24"/>
                              </w:rPr>
                              <w:t>-</w:t>
                            </w:r>
                            <w:del w:id="0" w:author="Waight, Kenneth Thomas  III" w:date="2020-05-11T09:19:00Z">
                              <w:r w:rsidDel="00EA71ED">
                                <w:rPr>
                                  <w:sz w:val="24"/>
                                </w:rPr>
                                <w:delText>XXXXX</w:delText>
                              </w:r>
                            </w:del>
                            <w:ins w:id="1" w:author="Waight, Kenneth Thomas  III" w:date="2020-05-11T09:19:00Z">
                              <w:r w:rsidR="00EA71ED">
                                <w:rPr>
                                  <w:sz w:val="24"/>
                                </w:rPr>
                                <w:t>23488</w:t>
                              </w:r>
                            </w:ins>
                          </w:p>
                          <w:p w14:paraId="725689A7" w14:textId="08FDAD5F" w:rsidR="00A37952" w:rsidRDefault="00A37952" w:rsidP="006D7C53">
                            <w:pPr>
                              <w:spacing w:before="120" w:after="120" w:line="300" w:lineRule="exact"/>
                              <w:jc w:val="right"/>
                              <w:rPr>
                                <w:sz w:val="24"/>
                              </w:rPr>
                            </w:pPr>
                            <w:r>
                              <w:rPr>
                                <w:sz w:val="24"/>
                              </w:rPr>
                              <w:t>May 2020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95F942" id="_x0000_t202" coordsize="21600,21600" o:spt="202" path="m,l,21600r21600,l21600,xe">
                <v:stroke joinstyle="miter"/>
                <v:path gradientshapeok="t" o:connecttype="rect"/>
              </v:shapetype>
              <v:shape id="Text Box 37" o:spid="_x0000_s1026" type="#_x0000_t202" style="position:absolute;left:0;text-align:left;margin-left:319.05pt;margin-top:-2.3pt;width:143.15pt;height:74.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TNxuAIAALs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" filled="f" stroked="f">
                <v:textbox>
                  <w:txbxContent>
                    <w:p w14:paraId="160C5646" w14:textId="2361DAD8" w:rsidR="00A37952" w:rsidRPr="00757DD8" w:rsidRDefault="00A37952" w:rsidP="00F47A8A">
                      <w:pPr>
                        <w:spacing w:after="0" w:line="300" w:lineRule="exact"/>
                        <w:jc w:val="right"/>
                        <w:rPr>
                          <w:sz w:val="24"/>
                        </w:rPr>
                      </w:pPr>
                      <w:r w:rsidRPr="000B771B">
                        <w:rPr>
                          <w:sz w:val="24"/>
                        </w:rPr>
                        <w:t>LA-UR-</w:t>
                      </w:r>
                      <w:r>
                        <w:rPr>
                          <w:sz w:val="24"/>
                        </w:rPr>
                        <w:t>20</w:t>
                      </w:r>
                      <w:r w:rsidRPr="00757DD8">
                        <w:rPr>
                          <w:sz w:val="24"/>
                        </w:rPr>
                        <w:t>-</w:t>
                      </w:r>
                      <w:del w:id="2" w:author="Waight, Kenneth Thomas  III" w:date="2020-05-11T09:19:00Z">
                        <w:r w:rsidDel="00EA71ED">
                          <w:rPr>
                            <w:sz w:val="24"/>
                          </w:rPr>
                          <w:delText>XXXXX</w:delText>
                        </w:r>
                      </w:del>
                      <w:ins w:id="3" w:author="Waight, Kenneth Thomas  III" w:date="2020-05-11T09:19:00Z">
                        <w:r w:rsidR="00EA71ED">
                          <w:rPr>
                            <w:sz w:val="24"/>
                          </w:rPr>
                          <w:t>23488</w:t>
                        </w:r>
                      </w:ins>
                    </w:p>
                    <w:p w14:paraId="725689A7" w14:textId="08FDAD5F" w:rsidR="00A37952" w:rsidRDefault="00A37952" w:rsidP="006D7C53">
                      <w:pPr>
                        <w:spacing w:before="120" w:after="120" w:line="300" w:lineRule="exact"/>
                        <w:jc w:val="right"/>
                        <w:rPr>
                          <w:sz w:val="24"/>
                        </w:rPr>
                      </w:pPr>
                      <w:r>
                        <w:rPr>
                          <w:sz w:val="24"/>
                        </w:rPr>
                        <w:t>May 2020</w:t>
                      </w:r>
                    </w:p>
                  </w:txbxContent>
                </v:textbox>
                <w10:wrap type="tight"/>
              </v:shape>
            </w:pict>
          </mc:Fallback>
        </mc:AlternateContent>
      </w:r>
      <w:r>
        <w:rPr>
          <w:noProof/>
        </w:rPr>
        <mc:AlternateContent>
          <mc:Choice Requires="wps">
            <w:drawing>
              <wp:anchor distT="0" distB="0" distL="114299" distR="114299" simplePos="0" relativeHeight="251662336" behindDoc="0" locked="0" layoutInCell="1" allowOverlap="1" wp14:anchorId="3F3AE2CF" wp14:editId="511BE9E7">
                <wp:simplePos x="0" y="0"/>
                <wp:positionH relativeFrom="column">
                  <wp:posOffset>357504</wp:posOffset>
                </wp:positionH>
                <wp:positionV relativeFrom="paragraph">
                  <wp:posOffset>49530</wp:posOffset>
                </wp:positionV>
                <wp:extent cx="0" cy="8180070"/>
                <wp:effectExtent l="0" t="0" r="19050" b="11430"/>
                <wp:wrapNone/>
                <wp:docPr id="10"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80070"/>
                        </a:xfrm>
                        <a:prstGeom prst="line">
                          <a:avLst/>
                        </a:prstGeom>
                        <a:noFill/>
                        <a:ln w="12700">
                          <a:solidFill>
                            <a:srgbClr val="0049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DF19EF7" id="Line 4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15pt,3.9pt" to="28.15pt,9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" strokecolor="#004982" strokeweight="1pt"/>
            </w:pict>
          </mc:Fallback>
        </mc:AlternateContent>
      </w:r>
      <w:r>
        <w:rPr>
          <w:noProof/>
        </w:rPr>
        <mc:AlternateContent>
          <mc:Choice Requires="wps">
            <w:drawing>
              <wp:anchor distT="0" distB="0" distL="114299" distR="114299" simplePos="0" relativeHeight="251663360" behindDoc="0" locked="0" layoutInCell="0" allowOverlap="1" wp14:anchorId="36E9206E" wp14:editId="288DE9D0">
                <wp:simplePos x="0" y="0"/>
                <wp:positionH relativeFrom="column">
                  <wp:posOffset>319404</wp:posOffset>
                </wp:positionH>
                <wp:positionV relativeFrom="paragraph">
                  <wp:posOffset>49530</wp:posOffset>
                </wp:positionV>
                <wp:extent cx="0" cy="8180070"/>
                <wp:effectExtent l="0" t="0" r="19050" b="11430"/>
                <wp:wrapNone/>
                <wp:docPr id="9"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80070"/>
                        </a:xfrm>
                        <a:prstGeom prst="line">
                          <a:avLst/>
                        </a:prstGeom>
                        <a:noFill/>
                        <a:ln w="22225">
                          <a:solidFill>
                            <a:srgbClr val="0049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3B045008" id="Line 41" o:spid="_x0000_s1026" style="position:absolute;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15pt,3.9pt" to="25.15pt,9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" o:allowincell="f" strokecolor="#004982" strokeweight="1.75pt"/>
            </w:pict>
          </mc:Fallback>
        </mc:AlternateContent>
      </w:r>
    </w:p>
    <w:p w14:paraId="7012356C" w14:textId="77777777" w:rsidR="00F47A8A" w:rsidRDefault="00F8106F" w:rsidP="00F47A8A">
      <w:pPr>
        <w:spacing w:before="40"/>
        <w:ind w:left="720"/>
      </w:pPr>
      <w:r>
        <w:rPr>
          <w:noProof/>
        </w:rPr>
        <mc:AlternateContent>
          <mc:Choice Requires="wps">
            <w:drawing>
              <wp:anchor distT="0" distB="0" distL="114300" distR="114300" simplePos="0" relativeHeight="251661312" behindDoc="0" locked="0" layoutInCell="1" allowOverlap="1" wp14:anchorId="674F9FD6" wp14:editId="74B3B552">
                <wp:simplePos x="0" y="0"/>
                <wp:positionH relativeFrom="column">
                  <wp:posOffset>482600</wp:posOffset>
                </wp:positionH>
                <wp:positionV relativeFrom="paragraph">
                  <wp:posOffset>1858010</wp:posOffset>
                </wp:positionV>
                <wp:extent cx="5852160" cy="2505710"/>
                <wp:effectExtent l="0" t="0" r="0" b="8890"/>
                <wp:wrapNone/>
                <wp:docPr id="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2160" cy="2505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C9412" w14:textId="06F0BECD" w:rsidR="00A37952" w:rsidRPr="00F8106F" w:rsidRDefault="00A37952" w:rsidP="00F47A8A">
                            <w:pPr>
                              <w:spacing w:after="0" w:line="680" w:lineRule="exact"/>
                              <w:rPr>
                                <w:b/>
                                <w:sz w:val="54"/>
                                <w:szCs w:val="54"/>
                              </w:rPr>
                            </w:pPr>
                            <w:r>
                              <w:rPr>
                                <w:b/>
                                <w:sz w:val="54"/>
                                <w:szCs w:val="54"/>
                              </w:rPr>
                              <w:t>Analysis of the Frequency of Extreme Precipitation Events at Los Alamos National Laboratory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4F9FD6" id="Text Box 38" o:spid="_x0000_s1027" type="#_x0000_t202" style="position:absolute;left:0;text-align:left;margin-left:38pt;margin-top:146.3pt;width:460.8pt;height:19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" filled="f" stroked="f">
                <v:textbox>
                  <w:txbxContent>
                    <w:p w14:paraId="7ADC9412" w14:textId="06F0BECD" w:rsidR="00A37952" w:rsidRPr="00F8106F" w:rsidRDefault="00A37952" w:rsidP="00F47A8A">
                      <w:pPr>
                        <w:spacing w:after="0" w:line="680" w:lineRule="exact"/>
                        <w:rPr>
                          <w:b/>
                          <w:sz w:val="54"/>
                          <w:szCs w:val="54"/>
                        </w:rPr>
                      </w:pPr>
                      <w:r>
                        <w:rPr>
                          <w:b/>
                          <w:sz w:val="54"/>
                          <w:szCs w:val="54"/>
                        </w:rPr>
                        <w:t>Analysis of the Frequency of Extreme Precipitation Events at Los Alamos National Laboratory</w:t>
                      </w:r>
                    </w:p>
                  </w:txbxContent>
                </v:textbox>
              </v:shape>
            </w:pict>
          </mc:Fallback>
        </mc:AlternateContent>
      </w:r>
      <w:r w:rsidR="00BD3069">
        <w:rPr>
          <w:noProof/>
        </w:rPr>
        <w:drawing>
          <wp:anchor distT="0" distB="0" distL="114300" distR="114300" simplePos="0" relativeHeight="251671552" behindDoc="0" locked="0" layoutInCell="1" allowOverlap="1" wp14:anchorId="2D40102A" wp14:editId="0DB8DB06">
            <wp:simplePos x="0" y="0"/>
            <wp:positionH relativeFrom="column">
              <wp:posOffset>438362</wp:posOffset>
            </wp:positionH>
            <wp:positionV relativeFrom="paragraph">
              <wp:posOffset>7035800</wp:posOffset>
            </wp:positionV>
            <wp:extent cx="1969012" cy="90221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L logo-p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69012" cy="902210"/>
                    </a:xfrm>
                    <a:prstGeom prst="rect">
                      <a:avLst/>
                    </a:prstGeom>
                  </pic:spPr>
                </pic:pic>
              </a:graphicData>
            </a:graphic>
            <wp14:sizeRelH relativeFrom="page">
              <wp14:pctWidth>0</wp14:pctWidth>
            </wp14:sizeRelH>
            <wp14:sizeRelV relativeFrom="page">
              <wp14:pctHeight>0</wp14:pctHeight>
            </wp14:sizeRelV>
          </wp:anchor>
        </w:drawing>
      </w:r>
      <w:r w:rsidR="00F47A8A">
        <w:br w:type="page"/>
      </w:r>
    </w:p>
    <w:p w14:paraId="05987576" w14:textId="77777777" w:rsidR="00F47A8A" w:rsidRDefault="007D1D7B" w:rsidP="00F47A8A">
      <w:r>
        <w:rPr>
          <w:noProof/>
        </w:rPr>
        <w:lastRenderedPageBreak/>
        <mc:AlternateContent>
          <mc:Choice Requires="wps">
            <w:drawing>
              <wp:anchor distT="0" distB="0" distL="114299" distR="114299" simplePos="0" relativeHeight="251670528" behindDoc="0" locked="0" layoutInCell="0" allowOverlap="1" wp14:anchorId="07B73EC3" wp14:editId="1BEF808E">
                <wp:simplePos x="0" y="0"/>
                <wp:positionH relativeFrom="column">
                  <wp:posOffset>310514</wp:posOffset>
                </wp:positionH>
                <wp:positionV relativeFrom="paragraph">
                  <wp:posOffset>45720</wp:posOffset>
                </wp:positionV>
                <wp:extent cx="0" cy="8180070"/>
                <wp:effectExtent l="0" t="0" r="19050" b="11430"/>
                <wp:wrapNone/>
                <wp:docPr id="14"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80070"/>
                        </a:xfrm>
                        <a:prstGeom prst="line">
                          <a:avLst/>
                        </a:prstGeom>
                        <a:noFill/>
                        <a:ln w="22225">
                          <a:solidFill>
                            <a:srgbClr val="0049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2DF46D1" id="Line 41" o:spid="_x0000_s1026"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45pt,3.6pt" to="24.45pt,6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" o:allowincell="f" strokecolor="#004982" strokeweight="1.75pt"/>
            </w:pict>
          </mc:Fallback>
        </mc:AlternateContent>
      </w:r>
      <w:r>
        <w:rPr>
          <w:noProof/>
        </w:rPr>
        <mc:AlternateContent>
          <mc:Choice Requires="wps">
            <w:drawing>
              <wp:anchor distT="0" distB="0" distL="114299" distR="114299" simplePos="0" relativeHeight="251669504" behindDoc="0" locked="0" layoutInCell="1" allowOverlap="1" wp14:anchorId="4E238686" wp14:editId="43ECB2B3">
                <wp:simplePos x="0" y="0"/>
                <wp:positionH relativeFrom="column">
                  <wp:posOffset>348614</wp:posOffset>
                </wp:positionH>
                <wp:positionV relativeFrom="paragraph">
                  <wp:posOffset>46355</wp:posOffset>
                </wp:positionV>
                <wp:extent cx="0" cy="8180070"/>
                <wp:effectExtent l="0" t="0" r="19050" b="11430"/>
                <wp:wrapNone/>
                <wp:docPr id="13"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80070"/>
                        </a:xfrm>
                        <a:prstGeom prst="line">
                          <a:avLst/>
                        </a:prstGeom>
                        <a:noFill/>
                        <a:ln w="12700">
                          <a:solidFill>
                            <a:srgbClr val="00498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7C4DCEB1" id="Line 40" o:spid="_x0000_s1026" style="position:absolute;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45pt,3.65pt" to="27.45pt,64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" strokecolor="#004982" strokeweight="1pt"/>
            </w:pict>
          </mc:Fallback>
        </mc:AlternateContent>
      </w:r>
    </w:p>
    <w:p w14:paraId="44DEE1D8" w14:textId="1DC09903" w:rsidR="00F47A8A" w:rsidRDefault="002C7930" w:rsidP="00F47A8A">
      <w:pPr>
        <w:sectPr w:rsidR="00F47A8A">
          <w:headerReference w:type="even" r:id="rId12"/>
          <w:headerReference w:type="default" r:id="rId13"/>
          <w:footerReference w:type="even" r:id="rId14"/>
          <w:headerReference w:type="first" r:id="rId15"/>
          <w:pgSz w:w="12240" w:h="15840" w:code="1"/>
          <w:pgMar w:top="1440" w:right="1440" w:bottom="1440" w:left="1440" w:header="720" w:footer="720" w:gutter="0"/>
          <w:cols w:space="720"/>
          <w:titlePg/>
          <w:docGrid w:linePitch="360"/>
        </w:sectPr>
      </w:pPr>
      <w:r>
        <w:rPr>
          <w:noProof/>
        </w:rPr>
        <mc:AlternateContent>
          <mc:Choice Requires="wps">
            <w:drawing>
              <wp:anchor distT="0" distB="0" distL="114300" distR="114300" simplePos="0" relativeHeight="251659264" behindDoc="0" locked="0" layoutInCell="1" allowOverlap="1" wp14:anchorId="6A9045B5" wp14:editId="3BCF11F0">
                <wp:simplePos x="0" y="0"/>
                <wp:positionH relativeFrom="column">
                  <wp:posOffset>609600</wp:posOffset>
                </wp:positionH>
                <wp:positionV relativeFrom="paragraph">
                  <wp:posOffset>2522220</wp:posOffset>
                </wp:positionV>
                <wp:extent cx="5313680" cy="727075"/>
                <wp:effectExtent l="0" t="0" r="1270" b="15875"/>
                <wp:wrapNone/>
                <wp:docPr id="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3680" cy="727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19D2AB" w14:textId="296EA0AF" w:rsidR="00A37952" w:rsidRPr="004F6757" w:rsidRDefault="00A37952" w:rsidP="00F47A8A">
                            <w:pPr>
                              <w:spacing w:after="0" w:line="280" w:lineRule="exact"/>
                              <w:rPr>
                                <w:szCs w:val="22"/>
                              </w:rPr>
                            </w:pPr>
                            <w:r>
                              <w:rPr>
                                <w:szCs w:val="22"/>
                              </w:rPr>
                              <w:t>Authors: Kenneth Waight and David Bruggeman, EPC-CP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9045B5" id="Text Box 22" o:spid="_x0000_s1028" type="#_x0000_t202" style="position:absolute;margin-left:48pt;margin-top:198.6pt;width:418.4pt;height:5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" filled="f" stroked="f">
                <v:textbox inset="0,0,0,0">
                  <w:txbxContent>
                    <w:p w14:paraId="7D19D2AB" w14:textId="296EA0AF" w:rsidR="00A37952" w:rsidRPr="004F6757" w:rsidRDefault="00A37952" w:rsidP="00F47A8A">
                      <w:pPr>
                        <w:spacing w:after="0" w:line="280" w:lineRule="exact"/>
                        <w:rPr>
                          <w:szCs w:val="22"/>
                        </w:rPr>
                      </w:pPr>
                      <w:r>
                        <w:rPr>
                          <w:szCs w:val="22"/>
                        </w:rPr>
                        <w:t>Authors: Kenneth Waight and David Bruggeman, EPC-CP</w:t>
                      </w:r>
                    </w:p>
                  </w:txbxContent>
                </v:textbox>
              </v:shape>
            </w:pict>
          </mc:Fallback>
        </mc:AlternateContent>
      </w:r>
      <w:r w:rsidR="004F6757">
        <w:rPr>
          <w:noProof/>
        </w:rPr>
        <mc:AlternateContent>
          <mc:Choice Requires="wps">
            <w:drawing>
              <wp:anchor distT="0" distB="0" distL="114300" distR="114300" simplePos="0" relativeHeight="251666432" behindDoc="0" locked="0" layoutInCell="1" allowOverlap="1" wp14:anchorId="11EFEE38" wp14:editId="3C929F81">
                <wp:simplePos x="0" y="0"/>
                <wp:positionH relativeFrom="column">
                  <wp:posOffset>609600</wp:posOffset>
                </wp:positionH>
                <wp:positionV relativeFrom="paragraph">
                  <wp:posOffset>6963832</wp:posOffset>
                </wp:positionV>
                <wp:extent cx="5181600" cy="976207"/>
                <wp:effectExtent l="0" t="0" r="0" b="14605"/>
                <wp:wrapNone/>
                <wp:docPr id="3"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976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4459C7" w14:textId="77777777" w:rsidR="00A37952" w:rsidRPr="009D6D14" w:rsidRDefault="00A37952" w:rsidP="00FB464C">
                            <w:pPr>
                              <w:spacing w:after="0" w:line="240" w:lineRule="auto"/>
                              <w:jc w:val="both"/>
                              <w:rPr>
                                <w:rFonts w:cs="Arial"/>
                                <w:sz w:val="16"/>
                                <w:szCs w:val="16"/>
                              </w:rPr>
                            </w:pPr>
                            <w:r w:rsidRPr="009D6D14">
                              <w:rPr>
                                <w:rFonts w:cs="Arial"/>
                                <w:sz w:val="16"/>
                                <w:szCs w:val="16"/>
                              </w:rPr>
                              <w:t xml:space="preserve">Los Alamos National Laboratory, an affirmative action/equal opportunity employer, is operated by </w:t>
                            </w:r>
                            <w:r>
                              <w:rPr>
                                <w:rFonts w:cs="Arial"/>
                                <w:sz w:val="16"/>
                                <w:szCs w:val="16"/>
                              </w:rPr>
                              <w:t>Triad National Security</w:t>
                            </w:r>
                            <w:r w:rsidRPr="009D6D14">
                              <w:rPr>
                                <w:rFonts w:cs="Arial"/>
                                <w:sz w:val="16"/>
                                <w:szCs w:val="16"/>
                              </w:rPr>
                              <w:t xml:space="preserve">, LLC, for the National Nuclear Security Administration of the U.S. Department of Energy under contract </w:t>
                            </w:r>
                            <w:r w:rsidRPr="00DC13E7">
                              <w:rPr>
                                <w:rFonts w:cs="Arial"/>
                                <w:sz w:val="16"/>
                                <w:szCs w:val="16"/>
                              </w:rPr>
                              <w:t>89233218CNA000001</w:t>
                            </w:r>
                            <w:r w:rsidRPr="009D6D14">
                              <w:rPr>
                                <w:rFonts w:cs="Arial"/>
                                <w:sz w:val="16"/>
                                <w:szCs w:val="16"/>
                              </w:rPr>
                              <w:t>. By acceptance of this article, the publisher recognizes that the U.S. Government retains a nonexclusive, royalty-free license to publish or reproduce the published form of this contribution, or to allow others to do so, for U.S. Government purposes. Los Alamos National Laboratory requests that the publisher identify this article as work performed under the auspices of the U.S. Department of Energy. Los Alamos National Laboratory strongly supports academic freedom and a researcher’s right to publish; as an institution, however, the Laboratory does not endorse the viewpoint of a publication or guarantee its technical correctness.</w:t>
                            </w:r>
                          </w:p>
                          <w:p w14:paraId="2734F43F" w14:textId="77777777" w:rsidR="00A37952" w:rsidRPr="009D6D14" w:rsidRDefault="00A37952" w:rsidP="00FB464C">
                            <w:pPr>
                              <w:spacing w:after="0" w:line="240" w:lineRule="auto"/>
                              <w:jc w:val="both"/>
                              <w:rPr>
                                <w:rFonts w:cs="Arial"/>
                                <w:sz w:val="16"/>
                                <w:szCs w:val="16"/>
                              </w:rPr>
                            </w:pPr>
                          </w:p>
                          <w:p w14:paraId="2B0EC574" w14:textId="402D55E0" w:rsidR="00A37952" w:rsidRPr="00FC57D2" w:rsidRDefault="00A37952" w:rsidP="00FC57D2">
                            <w:pPr>
                              <w:spacing w:after="0" w:line="240" w:lineRule="auto"/>
                              <w:jc w:val="both"/>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FEE38" id="Text Box 51" o:spid="_x0000_s1029" type="#_x0000_t202" style="position:absolute;margin-left:48pt;margin-top:548.35pt;width:408pt;height:76.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" filled="f" stroked="f">
                <v:textbox inset="0,0,0,0">
                  <w:txbxContent>
                    <w:p w14:paraId="264459C7" w14:textId="77777777" w:rsidR="00A37952" w:rsidRPr="009D6D14" w:rsidRDefault="00A37952" w:rsidP="00FB464C">
                      <w:pPr>
                        <w:spacing w:after="0" w:line="240" w:lineRule="auto"/>
                        <w:jc w:val="both"/>
                        <w:rPr>
                          <w:rFonts w:cs="Arial"/>
                          <w:sz w:val="16"/>
                          <w:szCs w:val="16"/>
                        </w:rPr>
                      </w:pPr>
                      <w:r w:rsidRPr="009D6D14">
                        <w:rPr>
                          <w:rFonts w:cs="Arial"/>
                          <w:sz w:val="16"/>
                          <w:szCs w:val="16"/>
                        </w:rPr>
                        <w:t xml:space="preserve">Los Alamos National Laboratory, an affirmative action/equal opportunity employer, is operated by </w:t>
                      </w:r>
                      <w:r>
                        <w:rPr>
                          <w:rFonts w:cs="Arial"/>
                          <w:sz w:val="16"/>
                          <w:szCs w:val="16"/>
                        </w:rPr>
                        <w:t>Triad National Security</w:t>
                      </w:r>
                      <w:r w:rsidRPr="009D6D14">
                        <w:rPr>
                          <w:rFonts w:cs="Arial"/>
                          <w:sz w:val="16"/>
                          <w:szCs w:val="16"/>
                        </w:rPr>
                        <w:t xml:space="preserve">, LLC, for the National Nuclear Security Administration of the U.S. Department of Energy under contract </w:t>
                      </w:r>
                      <w:r w:rsidRPr="00DC13E7">
                        <w:rPr>
                          <w:rFonts w:cs="Arial"/>
                          <w:sz w:val="16"/>
                          <w:szCs w:val="16"/>
                        </w:rPr>
                        <w:t>89233218CNA000001</w:t>
                      </w:r>
                      <w:r w:rsidRPr="009D6D14">
                        <w:rPr>
                          <w:rFonts w:cs="Arial"/>
                          <w:sz w:val="16"/>
                          <w:szCs w:val="16"/>
                        </w:rPr>
                        <w:t>. By acceptance of this article, the publisher recognizes that the U.S. Government retains a nonexclusive, royalty-free license to publish or reproduce the published form of this contribution, or to allow others to do so, for U.S. Government purposes. Los Alamos National Laboratory requests that the publisher identify this article as work performed under the auspices of the U.S. Department of Energy. Los Alamos National Laboratory strongly supports academic freedom and a researcher’s right to publish; as an institution, however, the Laboratory does not endorse the viewpoint of a publication or guarantee its technical correctness.</w:t>
                      </w:r>
                    </w:p>
                    <w:p w14:paraId="2734F43F" w14:textId="77777777" w:rsidR="00A37952" w:rsidRPr="009D6D14" w:rsidRDefault="00A37952" w:rsidP="00FB464C">
                      <w:pPr>
                        <w:spacing w:after="0" w:line="240" w:lineRule="auto"/>
                        <w:jc w:val="both"/>
                        <w:rPr>
                          <w:rFonts w:cs="Arial"/>
                          <w:sz w:val="16"/>
                          <w:szCs w:val="16"/>
                        </w:rPr>
                      </w:pPr>
                    </w:p>
                    <w:p w14:paraId="2B0EC574" w14:textId="402D55E0" w:rsidR="00A37952" w:rsidRPr="00FC57D2" w:rsidRDefault="00A37952" w:rsidP="00FC57D2">
                      <w:pPr>
                        <w:spacing w:after="0" w:line="240" w:lineRule="auto"/>
                        <w:jc w:val="both"/>
                        <w:rPr>
                          <w:sz w:val="16"/>
                          <w:szCs w:val="16"/>
                        </w:rPr>
                      </w:pPr>
                    </w:p>
                  </w:txbxContent>
                </v:textbox>
              </v:shape>
            </w:pict>
          </mc:Fallback>
        </mc:AlternateContent>
      </w:r>
    </w:p>
    <w:p w14:paraId="6DFE2DA0" w14:textId="2006E59D" w:rsidR="00530B40" w:rsidRDefault="00873934" w:rsidP="00CF1BD4">
      <w:pPr>
        <w:pStyle w:val="TOC1"/>
        <w:jc w:val="center"/>
        <w:rPr>
          <w:bCs/>
          <w:sz w:val="26"/>
          <w:szCs w:val="26"/>
          <w:u w:val="single"/>
        </w:rPr>
      </w:pPr>
      <w:bookmarkStart w:id="4" w:name="_Toc454340757"/>
      <w:r>
        <w:rPr>
          <w:bCs/>
          <w:sz w:val="26"/>
          <w:szCs w:val="26"/>
          <w:u w:val="single"/>
        </w:rPr>
        <w:lastRenderedPageBreak/>
        <w:t xml:space="preserve">TABLE OF </w:t>
      </w:r>
      <w:r w:rsidR="00E43102" w:rsidRPr="00A37952">
        <w:rPr>
          <w:bCs/>
          <w:sz w:val="26"/>
          <w:szCs w:val="26"/>
          <w:u w:val="single"/>
        </w:rPr>
        <w:t>CONTENTS</w:t>
      </w:r>
    </w:p>
    <w:p w14:paraId="08EBA6AD" w14:textId="7529DC25" w:rsidR="002B0B44" w:rsidRDefault="00242ADA" w:rsidP="00B71219">
      <w:pPr>
        <w:pStyle w:val="TOC1"/>
        <w:ind w:left="990" w:hanging="990"/>
        <w:rPr>
          <w:rFonts w:asciiTheme="minorHAnsi" w:eastAsiaTheme="minorEastAsia" w:hAnsiTheme="minorHAnsi" w:cstheme="minorBidi"/>
          <w:b w:val="0"/>
          <w:caps w:val="0"/>
          <w:sz w:val="22"/>
          <w:szCs w:val="22"/>
        </w:rPr>
      </w:pPr>
      <w:r>
        <w:rPr>
          <w:bCs/>
          <w:sz w:val="26"/>
          <w:szCs w:val="26"/>
        </w:rPr>
        <w:t xml:space="preserve">              </w:t>
      </w:r>
      <w:del w:id="5" w:author="Steve Wolfel" w:date="2020-04-30T13:45:00Z">
        <w:r w:rsidDel="00B71219">
          <w:rPr>
            <w:bCs/>
            <w:sz w:val="26"/>
            <w:szCs w:val="26"/>
          </w:rPr>
          <w:delText xml:space="preserve">    </w:delText>
        </w:r>
      </w:del>
      <w:r w:rsidR="00B07817">
        <w:rPr>
          <w:bCs/>
          <w:sz w:val="26"/>
          <w:szCs w:val="26"/>
        </w:rPr>
        <w:fldChar w:fldCharType="begin"/>
      </w:r>
      <w:r w:rsidR="00E43102" w:rsidRPr="00B2102E">
        <w:rPr>
          <w:bCs/>
          <w:sz w:val="26"/>
          <w:szCs w:val="26"/>
        </w:rPr>
        <w:instrText xml:space="preserve"> TOC \o "1-3" </w:instrText>
      </w:r>
      <w:r w:rsidR="00B07817">
        <w:rPr>
          <w:bCs/>
          <w:sz w:val="26"/>
          <w:szCs w:val="26"/>
        </w:rPr>
        <w:fldChar w:fldCharType="separate"/>
      </w:r>
      <w:r w:rsidR="002B0B44">
        <w:t>Acronyms and Abbreviations</w:t>
      </w:r>
      <w:r w:rsidR="002B0B44">
        <w:tab/>
      </w:r>
      <w:r w:rsidR="002B0B44">
        <w:fldChar w:fldCharType="begin"/>
      </w:r>
      <w:r w:rsidR="002B0B44">
        <w:instrText xml:space="preserve"> PAGEREF _Toc39141738 \h </w:instrText>
      </w:r>
      <w:r w:rsidR="002B0B44">
        <w:fldChar w:fldCharType="separate"/>
      </w:r>
      <w:r w:rsidR="007F7B34">
        <w:t>iv</w:t>
      </w:r>
      <w:r w:rsidR="002B0B44">
        <w:fldChar w:fldCharType="end"/>
      </w:r>
    </w:p>
    <w:p w14:paraId="5365E33C" w14:textId="37331047" w:rsidR="002B0B44" w:rsidRDefault="002B0B44" w:rsidP="00B71219">
      <w:pPr>
        <w:pStyle w:val="TOC1"/>
        <w:tabs>
          <w:tab w:val="left" w:pos="1296"/>
        </w:tabs>
        <w:ind w:left="990" w:hanging="990"/>
        <w:rPr>
          <w:rFonts w:asciiTheme="minorHAnsi" w:eastAsiaTheme="minorEastAsia" w:hAnsiTheme="minorHAnsi" w:cstheme="minorBidi"/>
          <w:b w:val="0"/>
          <w:caps w:val="0"/>
          <w:sz w:val="22"/>
          <w:szCs w:val="22"/>
        </w:rPr>
      </w:pPr>
      <w:r>
        <w:t>1.0</w:t>
      </w:r>
      <w:r>
        <w:rPr>
          <w:rFonts w:asciiTheme="minorHAnsi" w:eastAsiaTheme="minorEastAsia" w:hAnsiTheme="minorHAnsi" w:cstheme="minorBidi"/>
          <w:b w:val="0"/>
          <w:caps w:val="0"/>
          <w:sz w:val="22"/>
          <w:szCs w:val="22"/>
        </w:rPr>
        <w:tab/>
      </w:r>
      <w:r>
        <w:t>background</w:t>
      </w:r>
      <w:r>
        <w:tab/>
      </w:r>
      <w:r>
        <w:fldChar w:fldCharType="begin"/>
      </w:r>
      <w:r>
        <w:instrText xml:space="preserve"> PAGEREF _Toc39141739 \h </w:instrText>
      </w:r>
      <w:r>
        <w:fldChar w:fldCharType="separate"/>
      </w:r>
      <w:r w:rsidR="007F7B34">
        <w:t>5</w:t>
      </w:r>
      <w:r>
        <w:fldChar w:fldCharType="end"/>
      </w:r>
    </w:p>
    <w:p w14:paraId="06CB4AF8" w14:textId="682EBC84" w:rsidR="002B0B44" w:rsidRDefault="002B0B44" w:rsidP="00B71219">
      <w:pPr>
        <w:pStyle w:val="TOC1"/>
        <w:tabs>
          <w:tab w:val="left" w:pos="1296"/>
        </w:tabs>
        <w:ind w:left="990" w:hanging="990"/>
        <w:rPr>
          <w:rFonts w:asciiTheme="minorHAnsi" w:eastAsiaTheme="minorEastAsia" w:hAnsiTheme="minorHAnsi" w:cstheme="minorBidi"/>
          <w:b w:val="0"/>
          <w:caps w:val="0"/>
          <w:sz w:val="22"/>
          <w:szCs w:val="22"/>
        </w:rPr>
      </w:pPr>
      <w:r>
        <w:t>2.0</w:t>
      </w:r>
      <w:r>
        <w:rPr>
          <w:rFonts w:asciiTheme="minorHAnsi" w:eastAsiaTheme="minorEastAsia" w:hAnsiTheme="minorHAnsi" w:cstheme="minorBidi"/>
          <w:b w:val="0"/>
          <w:caps w:val="0"/>
          <w:sz w:val="22"/>
          <w:szCs w:val="22"/>
        </w:rPr>
        <w:tab/>
      </w:r>
      <w:r>
        <w:t>DETERMINATION OF methodOLOGY</w:t>
      </w:r>
      <w:r>
        <w:tab/>
      </w:r>
      <w:r>
        <w:fldChar w:fldCharType="begin"/>
      </w:r>
      <w:r>
        <w:instrText xml:space="preserve"> PAGEREF _Toc39141740 \h </w:instrText>
      </w:r>
      <w:r>
        <w:fldChar w:fldCharType="separate"/>
      </w:r>
      <w:r w:rsidR="007F7B34">
        <w:t>5</w:t>
      </w:r>
      <w:r>
        <w:fldChar w:fldCharType="end"/>
      </w:r>
    </w:p>
    <w:p w14:paraId="4007BB39" w14:textId="6018AE87" w:rsidR="002B0B44" w:rsidRDefault="002B0B44" w:rsidP="00B71219">
      <w:pPr>
        <w:pStyle w:val="TOC1"/>
        <w:tabs>
          <w:tab w:val="left" w:pos="1296"/>
        </w:tabs>
        <w:ind w:left="990" w:hanging="990"/>
        <w:rPr>
          <w:rFonts w:asciiTheme="minorHAnsi" w:eastAsiaTheme="minorEastAsia" w:hAnsiTheme="minorHAnsi" w:cstheme="minorBidi"/>
          <w:b w:val="0"/>
          <w:caps w:val="0"/>
          <w:sz w:val="22"/>
          <w:szCs w:val="22"/>
        </w:rPr>
      </w:pPr>
      <w:r>
        <w:t>3.0</w:t>
      </w:r>
      <w:r>
        <w:rPr>
          <w:rFonts w:asciiTheme="minorHAnsi" w:eastAsiaTheme="minorEastAsia" w:hAnsiTheme="minorHAnsi" w:cstheme="minorBidi"/>
          <w:b w:val="0"/>
          <w:caps w:val="0"/>
          <w:sz w:val="22"/>
          <w:szCs w:val="22"/>
        </w:rPr>
        <w:tab/>
      </w:r>
      <w:r>
        <w:t>DATA AND results</w:t>
      </w:r>
      <w:r>
        <w:tab/>
      </w:r>
      <w:r>
        <w:fldChar w:fldCharType="begin"/>
      </w:r>
      <w:r>
        <w:instrText xml:space="preserve"> PAGEREF _Toc39141741 \h </w:instrText>
      </w:r>
      <w:r>
        <w:fldChar w:fldCharType="separate"/>
      </w:r>
      <w:r w:rsidR="007F7B34">
        <w:t>6</w:t>
      </w:r>
      <w:r>
        <w:fldChar w:fldCharType="end"/>
      </w:r>
    </w:p>
    <w:p w14:paraId="03A65D37" w14:textId="5F8294EF" w:rsidR="002B0B44" w:rsidRDefault="002B0B44" w:rsidP="00B71219">
      <w:pPr>
        <w:pStyle w:val="TOC1"/>
        <w:tabs>
          <w:tab w:val="left" w:pos="1296"/>
        </w:tabs>
        <w:ind w:left="990" w:hanging="990"/>
        <w:rPr>
          <w:rFonts w:asciiTheme="minorHAnsi" w:eastAsiaTheme="minorEastAsia" w:hAnsiTheme="minorHAnsi" w:cstheme="minorBidi"/>
          <w:b w:val="0"/>
          <w:caps w:val="0"/>
          <w:sz w:val="22"/>
          <w:szCs w:val="22"/>
        </w:rPr>
      </w:pPr>
      <w:r>
        <w:t>4.0</w:t>
      </w:r>
      <w:r>
        <w:rPr>
          <w:rFonts w:asciiTheme="minorHAnsi" w:eastAsiaTheme="minorEastAsia" w:hAnsiTheme="minorHAnsi" w:cstheme="minorBidi"/>
          <w:b w:val="0"/>
          <w:caps w:val="0"/>
          <w:sz w:val="22"/>
          <w:szCs w:val="22"/>
        </w:rPr>
        <w:tab/>
      </w:r>
      <w:r>
        <w:t>SUMMARY AND RECOMMENDATION</w:t>
      </w:r>
      <w:r>
        <w:tab/>
      </w:r>
      <w:r>
        <w:fldChar w:fldCharType="begin"/>
      </w:r>
      <w:r>
        <w:instrText xml:space="preserve"> PAGEREF _Toc39141742 \h </w:instrText>
      </w:r>
      <w:r>
        <w:fldChar w:fldCharType="separate"/>
      </w:r>
      <w:r w:rsidR="007F7B34">
        <w:t>11</w:t>
      </w:r>
      <w:r>
        <w:fldChar w:fldCharType="end"/>
      </w:r>
    </w:p>
    <w:p w14:paraId="2052C2DA" w14:textId="060B1F3C" w:rsidR="002B0B44" w:rsidRDefault="002B0B44" w:rsidP="00B71219">
      <w:pPr>
        <w:pStyle w:val="TOC1"/>
        <w:tabs>
          <w:tab w:val="left" w:pos="1296"/>
        </w:tabs>
        <w:ind w:left="990" w:hanging="990"/>
        <w:rPr>
          <w:rFonts w:asciiTheme="minorHAnsi" w:eastAsiaTheme="minorEastAsia" w:hAnsiTheme="minorHAnsi" w:cstheme="minorBidi"/>
          <w:b w:val="0"/>
          <w:caps w:val="0"/>
          <w:sz w:val="22"/>
          <w:szCs w:val="22"/>
        </w:rPr>
      </w:pPr>
      <w:r>
        <w:t>5.0</w:t>
      </w:r>
      <w:r>
        <w:rPr>
          <w:rFonts w:asciiTheme="minorHAnsi" w:eastAsiaTheme="minorEastAsia" w:hAnsiTheme="minorHAnsi" w:cstheme="minorBidi"/>
          <w:b w:val="0"/>
          <w:caps w:val="0"/>
          <w:sz w:val="22"/>
          <w:szCs w:val="22"/>
        </w:rPr>
        <w:tab/>
      </w:r>
      <w:r>
        <w:t>REFERENCES</w:t>
      </w:r>
      <w:r>
        <w:tab/>
      </w:r>
      <w:r>
        <w:fldChar w:fldCharType="begin"/>
      </w:r>
      <w:r>
        <w:instrText xml:space="preserve"> PAGEREF _Toc39141743 \h </w:instrText>
      </w:r>
      <w:r>
        <w:fldChar w:fldCharType="separate"/>
      </w:r>
      <w:r w:rsidR="007F7B34">
        <w:t>11</w:t>
      </w:r>
      <w:r>
        <w:fldChar w:fldCharType="end"/>
      </w:r>
    </w:p>
    <w:p w14:paraId="7CAE55A3" w14:textId="1E1F0F63" w:rsidR="00324893" w:rsidRDefault="00B07817">
      <w:r>
        <w:fldChar w:fldCharType="end"/>
      </w:r>
      <w:bookmarkEnd w:id="4"/>
    </w:p>
    <w:p w14:paraId="47184055" w14:textId="3D5EF8F6" w:rsidR="00AC7F00" w:rsidRPr="00A37952" w:rsidRDefault="00873934" w:rsidP="00A37952">
      <w:pPr>
        <w:spacing w:after="120" w:line="240" w:lineRule="auto"/>
        <w:jc w:val="center"/>
        <w:rPr>
          <w:b/>
          <w:u w:val="single"/>
        </w:rPr>
      </w:pPr>
      <w:r>
        <w:rPr>
          <w:b/>
          <w:u w:val="single"/>
        </w:rPr>
        <w:t xml:space="preserve">List of </w:t>
      </w:r>
      <w:r w:rsidR="00AC7F00" w:rsidRPr="00A37952">
        <w:rPr>
          <w:b/>
          <w:u w:val="single"/>
        </w:rPr>
        <w:t>Figures</w:t>
      </w:r>
    </w:p>
    <w:p w14:paraId="7268027E" w14:textId="29D8CDEF" w:rsidR="004106E3" w:rsidRDefault="00AC7F00">
      <w:pPr>
        <w:pStyle w:val="TableofFigures"/>
        <w:rPr>
          <w:rFonts w:asciiTheme="minorHAnsi" w:eastAsiaTheme="minorEastAsia" w:hAnsiTheme="minorHAnsi" w:cstheme="minorBidi"/>
          <w:sz w:val="22"/>
          <w:szCs w:val="22"/>
        </w:rPr>
      </w:pPr>
      <w:r>
        <w:fldChar w:fldCharType="begin"/>
      </w:r>
      <w:r>
        <w:instrText xml:space="preserve"> TOC \h \z \t "Figure Caption" \c </w:instrText>
      </w:r>
      <w:r>
        <w:fldChar w:fldCharType="separate"/>
      </w:r>
      <w:hyperlink w:anchor="_Toc33433416" w:history="1">
        <w:r w:rsidR="00DD665A">
          <w:rPr>
            <w:rStyle w:val="Hyperlink"/>
          </w:rPr>
          <w:t>3-</w:t>
        </w:r>
        <w:r w:rsidR="004106E3" w:rsidRPr="006914DC">
          <w:rPr>
            <w:rStyle w:val="Hyperlink"/>
          </w:rPr>
          <w:t xml:space="preserve">1 </w:t>
        </w:r>
        <w:r w:rsidR="009E4C76">
          <w:rPr>
            <w:rStyle w:val="Hyperlink"/>
          </w:rPr>
          <w:tab/>
        </w:r>
        <w:r w:rsidR="004106E3" w:rsidRPr="006914DC">
          <w:rPr>
            <w:rStyle w:val="Hyperlink"/>
          </w:rPr>
          <w:t>P</w:t>
        </w:r>
        <w:r w:rsidR="00757E6F">
          <w:rPr>
            <w:rStyle w:val="Hyperlink"/>
          </w:rPr>
          <w:t xml:space="preserve">DS </w:t>
        </w:r>
        <w:r w:rsidR="004106E3" w:rsidRPr="006914DC">
          <w:rPr>
            <w:rStyle w:val="Hyperlink"/>
          </w:rPr>
          <w:t xml:space="preserve">for 15-minute </w:t>
        </w:r>
        <w:r w:rsidR="00757E6F">
          <w:rPr>
            <w:rStyle w:val="Hyperlink"/>
          </w:rPr>
          <w:t xml:space="preserve">precipitation </w:t>
        </w:r>
        <w:r w:rsidR="004106E3" w:rsidRPr="006914DC">
          <w:rPr>
            <w:rStyle w:val="Hyperlink"/>
          </w:rPr>
          <w:t>data</w:t>
        </w:r>
        <w:r w:rsidR="00757E6F">
          <w:rPr>
            <w:rStyle w:val="Hyperlink"/>
          </w:rPr>
          <w:t>,</w:t>
        </w:r>
        <w:r w:rsidR="004106E3" w:rsidRPr="006914DC">
          <w:rPr>
            <w:rStyle w:val="Hyperlink"/>
          </w:rPr>
          <w:t xml:space="preserve"> showing the 28 </w:t>
        </w:r>
        <w:r w:rsidR="00757E6F">
          <w:rPr>
            <w:rStyle w:val="Hyperlink"/>
          </w:rPr>
          <w:t xml:space="preserve">top </w:t>
        </w:r>
        <w:r w:rsidR="004106E3" w:rsidRPr="006914DC">
          <w:rPr>
            <w:rStyle w:val="Hyperlink"/>
          </w:rPr>
          <w:t>precipitation events and the date</w:t>
        </w:r>
        <w:r w:rsidR="001614BA">
          <w:rPr>
            <w:rStyle w:val="Hyperlink"/>
          </w:rPr>
          <w:t xml:space="preserve">s when they </w:t>
        </w:r>
        <w:r w:rsidR="004106E3" w:rsidRPr="006914DC">
          <w:rPr>
            <w:rStyle w:val="Hyperlink"/>
          </w:rPr>
          <w:t>occurred</w:t>
        </w:r>
        <w:r w:rsidR="004106E3">
          <w:rPr>
            <w:webHidden/>
          </w:rPr>
          <w:tab/>
        </w:r>
        <w:r w:rsidR="002B0B44">
          <w:rPr>
            <w:webHidden/>
          </w:rPr>
          <w:t>7</w:t>
        </w:r>
      </w:hyperlink>
    </w:p>
    <w:p w14:paraId="1B34A38C" w14:textId="5FCD16F1" w:rsidR="004106E3" w:rsidRPr="00A37952" w:rsidRDefault="007F7B34">
      <w:pPr>
        <w:pStyle w:val="TableofFigures"/>
        <w:rPr>
          <w:rFonts w:asciiTheme="minorHAnsi" w:eastAsiaTheme="minorEastAsia" w:hAnsiTheme="minorHAnsi" w:cstheme="minorBidi"/>
        </w:rPr>
      </w:pPr>
      <w:hyperlink w:anchor="_Toc33433417" w:history="1">
        <w:r w:rsidR="00DD665A" w:rsidRPr="008075DD">
          <w:rPr>
            <w:rStyle w:val="Hyperlink"/>
          </w:rPr>
          <w:t>3-</w:t>
        </w:r>
        <w:r w:rsidR="004106E3" w:rsidRPr="008075DD">
          <w:rPr>
            <w:rStyle w:val="Hyperlink"/>
          </w:rPr>
          <w:t xml:space="preserve">2 </w:t>
        </w:r>
        <w:r w:rsidR="009E4C76" w:rsidRPr="008075DD">
          <w:rPr>
            <w:rStyle w:val="Hyperlink"/>
          </w:rPr>
          <w:tab/>
        </w:r>
        <w:r w:rsidR="008075DD" w:rsidRPr="00A37952">
          <w:rPr>
            <w:rFonts w:eastAsiaTheme="minorEastAsia"/>
          </w:rPr>
          <w:t>Beta-P curve for</w:t>
        </w:r>
        <w:r w:rsidR="008075DD">
          <w:rPr>
            <w:rFonts w:eastAsiaTheme="minorEastAsia"/>
            <w:sz w:val="22"/>
            <w:szCs w:val="22"/>
          </w:rPr>
          <w:t xml:space="preserve"> </w:t>
        </w:r>
        <w:r w:rsidR="008075DD" w:rsidRPr="00A37952">
          <w:rPr>
            <w:rFonts w:eastAsiaTheme="minorEastAsia"/>
          </w:rPr>
          <w:t xml:space="preserve">top 28 precipitation events </w:t>
        </w:r>
        <w:r w:rsidR="008075DD">
          <w:rPr>
            <w:rFonts w:eastAsiaTheme="minorEastAsia"/>
            <w:sz w:val="22"/>
            <w:szCs w:val="22"/>
          </w:rPr>
          <w:t xml:space="preserve">of </w:t>
        </w:r>
        <w:r w:rsidR="008075DD" w:rsidRPr="00A37952">
          <w:rPr>
            <w:rFonts w:eastAsiaTheme="minorEastAsia"/>
          </w:rPr>
          <w:t>15-minute duration</w:t>
        </w:r>
        <w:r w:rsidR="004106E3" w:rsidRPr="008075DD">
          <w:rPr>
            <w:webHidden/>
          </w:rPr>
          <w:tab/>
        </w:r>
        <w:r w:rsidR="002B0B44">
          <w:rPr>
            <w:webHidden/>
          </w:rPr>
          <w:t>8</w:t>
        </w:r>
      </w:hyperlink>
    </w:p>
    <w:p w14:paraId="4D72EA6E" w14:textId="50D405E8" w:rsidR="004106E3" w:rsidRDefault="007F7B34">
      <w:pPr>
        <w:pStyle w:val="TableofFigures"/>
        <w:rPr>
          <w:rFonts w:asciiTheme="minorHAnsi" w:eastAsiaTheme="minorEastAsia" w:hAnsiTheme="minorHAnsi" w:cstheme="minorBidi"/>
          <w:sz w:val="22"/>
          <w:szCs w:val="22"/>
        </w:rPr>
      </w:pPr>
      <w:hyperlink w:anchor="_Toc33433418" w:history="1">
        <w:r w:rsidR="009E4C76">
          <w:rPr>
            <w:rStyle w:val="Hyperlink"/>
          </w:rPr>
          <w:t>3-</w:t>
        </w:r>
        <w:r w:rsidR="004106E3" w:rsidRPr="006914DC">
          <w:rPr>
            <w:rStyle w:val="Hyperlink"/>
          </w:rPr>
          <w:t xml:space="preserve">3 </w:t>
        </w:r>
        <w:r w:rsidR="009E4C76">
          <w:rPr>
            <w:rStyle w:val="Hyperlink"/>
          </w:rPr>
          <w:tab/>
        </w:r>
        <w:r w:rsidR="004106E3" w:rsidRPr="006914DC">
          <w:rPr>
            <w:rStyle w:val="Hyperlink"/>
          </w:rPr>
          <w:t>Extreme precipitation curves for recurrence intervals from 1 to 100 years..</w:t>
        </w:r>
        <w:r w:rsidR="004106E3">
          <w:rPr>
            <w:webHidden/>
          </w:rPr>
          <w:tab/>
        </w:r>
        <w:r w:rsidR="002B0B44">
          <w:rPr>
            <w:webHidden/>
          </w:rPr>
          <w:t>10</w:t>
        </w:r>
      </w:hyperlink>
    </w:p>
    <w:p w14:paraId="21F78089" w14:textId="1756C069" w:rsidR="0011039C" w:rsidRPr="00C70D60" w:rsidRDefault="00AC7F00">
      <w:pPr>
        <w:spacing w:after="0" w:line="240" w:lineRule="auto"/>
      </w:pPr>
      <w:r>
        <w:fldChar w:fldCharType="end"/>
      </w:r>
    </w:p>
    <w:p w14:paraId="2F0ACBBB" w14:textId="45468B4D" w:rsidR="00AC7F00" w:rsidRPr="00A37952" w:rsidRDefault="00873934" w:rsidP="00A37952">
      <w:pPr>
        <w:spacing w:after="120" w:line="240" w:lineRule="auto"/>
        <w:jc w:val="center"/>
        <w:rPr>
          <w:b/>
          <w:u w:val="single"/>
        </w:rPr>
      </w:pPr>
      <w:r>
        <w:rPr>
          <w:b/>
          <w:u w:val="single"/>
        </w:rPr>
        <w:t xml:space="preserve">List of </w:t>
      </w:r>
      <w:r w:rsidR="00AC7F00" w:rsidRPr="00A37952">
        <w:rPr>
          <w:b/>
          <w:u w:val="single"/>
        </w:rPr>
        <w:t>Tables</w:t>
      </w:r>
    </w:p>
    <w:p w14:paraId="2A6087DC" w14:textId="178715B7" w:rsidR="00D8158A" w:rsidRPr="00A37952" w:rsidRDefault="000D6CAE">
      <w:pPr>
        <w:pStyle w:val="TableofFigures"/>
        <w:rPr>
          <w:rFonts w:asciiTheme="minorHAnsi" w:eastAsiaTheme="minorEastAsia" w:hAnsiTheme="minorHAnsi" w:cstheme="minorBidi"/>
        </w:rPr>
      </w:pPr>
      <w:r w:rsidRPr="00BB0AE1">
        <w:fldChar w:fldCharType="begin"/>
      </w:r>
      <w:r w:rsidRPr="00196BFA">
        <w:instrText xml:space="preserve"> TOC \h \z \t "Table" \c </w:instrText>
      </w:r>
      <w:r w:rsidRPr="00BB0AE1">
        <w:fldChar w:fldCharType="separate"/>
      </w:r>
      <w:del w:id="6" w:author="Waight, Kenneth Thomas  III" w:date="2020-05-04T14:40:00Z">
        <w:r w:rsidR="008E6AF5" w:rsidDel="004E3A29">
          <w:fldChar w:fldCharType="begin"/>
        </w:r>
        <w:r w:rsidR="008E6AF5" w:rsidDel="004E3A29">
          <w:delInstrText xml:space="preserve"> HYPERLINK \l "_Toc33432900" </w:delInstrText>
        </w:r>
        <w:r w:rsidR="008E6AF5" w:rsidDel="004E3A29">
          <w:fldChar w:fldCharType="separate"/>
        </w:r>
        <w:r w:rsidR="00DD665A" w:rsidRPr="00196BFA" w:rsidDel="004E3A29">
          <w:rPr>
            <w:rStyle w:val="Hyperlink"/>
          </w:rPr>
          <w:delText>3-</w:delText>
        </w:r>
        <w:r w:rsidR="00E97FAD" w:rsidRPr="00196BFA" w:rsidDel="004E3A29">
          <w:rPr>
            <w:rStyle w:val="Hyperlink"/>
          </w:rPr>
          <w:delText xml:space="preserve">1 </w:delText>
        </w:r>
        <w:r w:rsidR="009E4C76" w:rsidRPr="00196BFA" w:rsidDel="004E3A29">
          <w:rPr>
            <w:rStyle w:val="Hyperlink"/>
          </w:rPr>
          <w:tab/>
        </w:r>
        <w:r w:rsidR="00196BFA" w:rsidRPr="00A37952" w:rsidDel="004E3A29">
          <w:delText>Beta-P empirical constants for each duration</w:delText>
        </w:r>
        <w:r w:rsidR="00196BFA" w:rsidRPr="00196BFA" w:rsidDel="004E3A29">
          <w:rPr>
            <w:rStyle w:val="Hyperlink"/>
          </w:rPr>
          <w:delText xml:space="preserve"> </w:delText>
        </w:r>
        <w:r w:rsidR="00E97FAD" w:rsidRPr="00196BFA" w:rsidDel="004E3A29">
          <w:rPr>
            <w:webHidden/>
          </w:rPr>
          <w:tab/>
          <w:delText>8</w:delText>
        </w:r>
        <w:r w:rsidR="008E6AF5" w:rsidDel="004E3A29">
          <w:fldChar w:fldCharType="end"/>
        </w:r>
      </w:del>
      <w:ins w:id="7" w:author="Waight, Kenneth Thomas  III" w:date="2020-05-04T14:40:00Z">
        <w:r w:rsidR="004E3A29">
          <w:fldChar w:fldCharType="begin"/>
        </w:r>
        <w:r w:rsidR="004E3A29">
          <w:instrText xml:space="preserve"> HYPERLINK \l "_Toc33432900" </w:instrText>
        </w:r>
        <w:r w:rsidR="004E3A29">
          <w:fldChar w:fldCharType="separate"/>
        </w:r>
        <w:r w:rsidR="004E3A29" w:rsidRPr="00196BFA">
          <w:rPr>
            <w:rStyle w:val="Hyperlink"/>
          </w:rPr>
          <w:t xml:space="preserve">3-1 </w:t>
        </w:r>
        <w:r w:rsidR="004E3A29" w:rsidRPr="00196BFA">
          <w:rPr>
            <w:rStyle w:val="Hyperlink"/>
          </w:rPr>
          <w:tab/>
        </w:r>
        <w:r w:rsidR="004E3A29" w:rsidRPr="00A37952">
          <w:t>Beta-P empirical constants for each duration</w:t>
        </w:r>
        <w:r w:rsidR="004E3A29" w:rsidRPr="00196BFA" w:rsidDel="00196BFA">
          <w:rPr>
            <w:rStyle w:val="Hyperlink"/>
          </w:rPr>
          <w:t xml:space="preserve"> </w:t>
        </w:r>
        <w:r w:rsidR="004E3A29" w:rsidRPr="00196BFA">
          <w:rPr>
            <w:webHidden/>
          </w:rPr>
          <w:tab/>
        </w:r>
        <w:r w:rsidR="004E3A29">
          <w:rPr>
            <w:webHidden/>
          </w:rPr>
          <w:t>9</w:t>
        </w:r>
        <w:r w:rsidR="004E3A29">
          <w:fldChar w:fldCharType="end"/>
        </w:r>
      </w:ins>
    </w:p>
    <w:p w14:paraId="13F03A09" w14:textId="2191FBD6" w:rsidR="00E97FAD" w:rsidRPr="005B3C00" w:rsidRDefault="000D6CAE" w:rsidP="00E97FAD">
      <w:pPr>
        <w:pStyle w:val="TableofFigures"/>
        <w:rPr>
          <w:rFonts w:asciiTheme="minorHAnsi" w:eastAsiaTheme="minorEastAsia" w:hAnsiTheme="minorHAnsi" w:cstheme="minorBidi"/>
          <w:color w:val="000000" w:themeColor="text1"/>
          <w:sz w:val="22"/>
          <w:szCs w:val="22"/>
        </w:rPr>
      </w:pPr>
      <w:r w:rsidRPr="00BB0AE1">
        <w:fldChar w:fldCharType="end"/>
      </w:r>
      <w:del w:id="8" w:author="Waight, Kenneth Thomas  III" w:date="2020-05-04T14:39:00Z">
        <w:r w:rsidR="008E6AF5" w:rsidDel="004E3A29">
          <w:fldChar w:fldCharType="begin"/>
        </w:r>
        <w:r w:rsidR="008E6AF5" w:rsidDel="004E3A29">
          <w:delInstrText xml:space="preserve"> HYPERLINK "file:///U:\\Documents\\Extreme-Precip-Report-TA6-1990-2018_kw-5-10.docx" \l "_Toc33432900" </w:delInstrText>
        </w:r>
        <w:r w:rsidR="008E6AF5" w:rsidDel="004E3A29">
          <w:fldChar w:fldCharType="separate"/>
        </w:r>
        <w:r w:rsidR="009E4C76" w:rsidDel="004E3A29">
          <w:rPr>
            <w:rStyle w:val="Hyperlink"/>
            <w:color w:val="000000" w:themeColor="text1"/>
            <w:u w:val="none"/>
          </w:rPr>
          <w:delText>3-</w:delText>
        </w:r>
        <w:r w:rsidR="00E97FAD" w:rsidRPr="00E97FAD" w:rsidDel="004E3A29">
          <w:rPr>
            <w:rStyle w:val="Hyperlink"/>
            <w:color w:val="000000" w:themeColor="text1"/>
            <w:u w:val="none"/>
          </w:rPr>
          <w:delText>2</w:delText>
        </w:r>
        <w:r w:rsidR="00E97FAD" w:rsidRPr="005B3C00" w:rsidDel="004E3A29">
          <w:rPr>
            <w:rStyle w:val="Hyperlink"/>
            <w:color w:val="000000" w:themeColor="text1"/>
            <w:u w:val="none"/>
          </w:rPr>
          <w:delText xml:space="preserve"> </w:delText>
        </w:r>
        <w:r w:rsidR="009E4C76" w:rsidDel="004E3A29">
          <w:rPr>
            <w:rStyle w:val="Hyperlink"/>
            <w:color w:val="000000" w:themeColor="text1"/>
            <w:u w:val="none"/>
          </w:rPr>
          <w:tab/>
        </w:r>
        <w:r w:rsidR="000845B6" w:rsidRPr="00A37952" w:rsidDel="004E3A29">
          <w:delText>Extreme precipitation rates for 1- to 100-year recurrence intervals and durations from 5 to 120 minutes</w:delText>
        </w:r>
        <w:r w:rsidR="000845B6" w:rsidDel="004E3A29">
          <w:delText xml:space="preserve"> </w:delText>
        </w:r>
        <w:r w:rsidR="00E97FAD" w:rsidRPr="005B3C00" w:rsidDel="004E3A29">
          <w:rPr>
            <w:rStyle w:val="Hyperlink"/>
            <w:webHidden/>
            <w:color w:val="000000" w:themeColor="text1"/>
            <w:u w:val="none"/>
          </w:rPr>
          <w:tab/>
        </w:r>
        <w:r w:rsidR="00E97FAD" w:rsidDel="004E3A29">
          <w:rPr>
            <w:rStyle w:val="Hyperlink"/>
            <w:webHidden/>
            <w:color w:val="000000" w:themeColor="text1"/>
            <w:u w:val="none"/>
          </w:rPr>
          <w:delText>9</w:delText>
        </w:r>
        <w:r w:rsidR="008E6AF5" w:rsidDel="004E3A29">
          <w:rPr>
            <w:rStyle w:val="Hyperlink"/>
            <w:color w:val="000000" w:themeColor="text1"/>
            <w:u w:val="none"/>
          </w:rPr>
          <w:fldChar w:fldCharType="end"/>
        </w:r>
      </w:del>
      <w:ins w:id="9" w:author="Waight, Kenneth Thomas  III" w:date="2020-05-04T14:39:00Z">
        <w:r w:rsidR="004E3A29">
          <w:fldChar w:fldCharType="begin"/>
        </w:r>
        <w:r w:rsidR="004E3A29">
          <w:instrText xml:space="preserve"> HYPERLINK "file:///U:\\Documents\\Extreme-Precip-Report-TA6-1990-2018_kw-5-10.docx" \l "_Toc33432900" </w:instrText>
        </w:r>
        <w:r w:rsidR="004E3A29">
          <w:fldChar w:fldCharType="separate"/>
        </w:r>
        <w:r w:rsidR="004E3A29">
          <w:rPr>
            <w:rStyle w:val="Hyperlink"/>
            <w:color w:val="000000" w:themeColor="text1"/>
            <w:u w:val="none"/>
          </w:rPr>
          <w:t>3-</w:t>
        </w:r>
        <w:r w:rsidR="004E3A29" w:rsidRPr="00E97FAD">
          <w:rPr>
            <w:rStyle w:val="Hyperlink"/>
            <w:color w:val="000000" w:themeColor="text1"/>
            <w:u w:val="none"/>
          </w:rPr>
          <w:t>2</w:t>
        </w:r>
        <w:r w:rsidR="004E3A29" w:rsidRPr="005B3C00">
          <w:rPr>
            <w:rStyle w:val="Hyperlink"/>
            <w:color w:val="000000" w:themeColor="text1"/>
            <w:u w:val="none"/>
          </w:rPr>
          <w:t xml:space="preserve"> </w:t>
        </w:r>
        <w:r w:rsidR="004E3A29">
          <w:rPr>
            <w:rStyle w:val="Hyperlink"/>
            <w:color w:val="000000" w:themeColor="text1"/>
            <w:u w:val="none"/>
          </w:rPr>
          <w:tab/>
        </w:r>
        <w:r w:rsidR="004E3A29" w:rsidRPr="00A37952">
          <w:t>Extreme precipitation rates for 1- to 100-year recurrence intervals and durations from 5 to 120 minutes</w:t>
        </w:r>
        <w:r w:rsidR="004E3A29" w:rsidDel="009E4C76">
          <w:t xml:space="preserve"> </w:t>
        </w:r>
        <w:r w:rsidR="004E3A29" w:rsidRPr="005B3C00">
          <w:rPr>
            <w:rStyle w:val="Hyperlink"/>
            <w:webHidden/>
            <w:color w:val="000000" w:themeColor="text1"/>
            <w:u w:val="none"/>
          </w:rPr>
          <w:tab/>
        </w:r>
        <w:r w:rsidR="004E3A29">
          <w:rPr>
            <w:rStyle w:val="Hyperlink"/>
            <w:webHidden/>
            <w:color w:val="000000" w:themeColor="text1"/>
            <w:u w:val="none"/>
          </w:rPr>
          <w:t>10</w:t>
        </w:r>
        <w:r w:rsidR="004E3A29">
          <w:rPr>
            <w:rStyle w:val="Hyperlink"/>
            <w:color w:val="000000" w:themeColor="text1"/>
            <w:u w:val="none"/>
          </w:rPr>
          <w:fldChar w:fldCharType="end"/>
        </w:r>
      </w:ins>
    </w:p>
    <w:p w14:paraId="3D92A387" w14:textId="762F6986" w:rsidR="00AC7F00" w:rsidRDefault="00AC7F00" w:rsidP="00E97FAD">
      <w:pPr>
        <w:pStyle w:val="TableofFigures"/>
      </w:pPr>
    </w:p>
    <w:p w14:paraId="412EE68D" w14:textId="77777777" w:rsidR="00873934" w:rsidRDefault="00873934">
      <w:pPr>
        <w:spacing w:after="0" w:line="240" w:lineRule="auto"/>
        <w:rPr>
          <w:b/>
          <w:bCs/>
          <w:caps/>
          <w:sz w:val="26"/>
          <w:szCs w:val="20"/>
        </w:rPr>
      </w:pPr>
      <w:r>
        <w:br w:type="page"/>
      </w:r>
    </w:p>
    <w:p w14:paraId="3D985566" w14:textId="3E5AEC7A" w:rsidR="001B3338" w:rsidRPr="00B2102E" w:rsidRDefault="001B3338" w:rsidP="00C70D60">
      <w:pPr>
        <w:pStyle w:val="Heading1"/>
        <w:spacing w:before="480" w:after="240"/>
        <w:ind w:left="0" w:firstLine="0"/>
      </w:pPr>
      <w:bookmarkStart w:id="10" w:name="_Toc39141738"/>
      <w:r w:rsidRPr="00B2102E">
        <w:t>Acronyms</w:t>
      </w:r>
      <w:r w:rsidR="00246286" w:rsidRPr="00246286">
        <w:t xml:space="preserve"> </w:t>
      </w:r>
      <w:r w:rsidR="00246286">
        <w:t>and Abbreviations</w:t>
      </w:r>
      <w:bookmarkEnd w:id="10"/>
    </w:p>
    <w:p w14:paraId="3211CDA4" w14:textId="10342502" w:rsidR="00453E39" w:rsidRDefault="00453E39" w:rsidP="001B3338">
      <w:pPr>
        <w:ind w:left="1440" w:hanging="1440"/>
        <w:rPr>
          <w:rFonts w:ascii="Times New Roman" w:hAnsi="Times New Roman"/>
          <w:sz w:val="24"/>
        </w:rPr>
      </w:pPr>
      <w:r>
        <w:rPr>
          <w:rFonts w:ascii="Times New Roman" w:hAnsi="Times New Roman"/>
          <w:sz w:val="24"/>
        </w:rPr>
        <w:t>AMS</w:t>
      </w:r>
      <w:r>
        <w:rPr>
          <w:rFonts w:ascii="Times New Roman" w:hAnsi="Times New Roman"/>
          <w:sz w:val="24"/>
        </w:rPr>
        <w:tab/>
        <w:t>Annual Maximum Series</w:t>
      </w:r>
    </w:p>
    <w:p w14:paraId="090C32C1" w14:textId="1C1FA29D" w:rsidR="00875FAD" w:rsidRDefault="00875FAD" w:rsidP="001B3338">
      <w:pPr>
        <w:ind w:left="1440" w:hanging="1440"/>
        <w:rPr>
          <w:rFonts w:ascii="Times New Roman" w:hAnsi="Times New Roman"/>
          <w:sz w:val="24"/>
        </w:rPr>
      </w:pPr>
      <w:r>
        <w:rPr>
          <w:rFonts w:ascii="Times New Roman" w:hAnsi="Times New Roman"/>
          <w:sz w:val="24"/>
        </w:rPr>
        <w:t>EPC</w:t>
      </w:r>
      <w:r>
        <w:rPr>
          <w:rFonts w:ascii="Times New Roman" w:hAnsi="Times New Roman"/>
          <w:sz w:val="24"/>
        </w:rPr>
        <w:tab/>
        <w:t>Environmental Protection and Compliance</w:t>
      </w:r>
    </w:p>
    <w:p w14:paraId="1B6B5E5A" w14:textId="1205F171" w:rsidR="001B3338" w:rsidRDefault="001B3338" w:rsidP="001B3338">
      <w:pPr>
        <w:ind w:left="1440" w:hanging="1440"/>
        <w:rPr>
          <w:rFonts w:ascii="Times New Roman" w:hAnsi="Times New Roman"/>
          <w:sz w:val="24"/>
        </w:rPr>
      </w:pPr>
      <w:r>
        <w:rPr>
          <w:rFonts w:ascii="Times New Roman" w:hAnsi="Times New Roman"/>
          <w:sz w:val="24"/>
        </w:rPr>
        <w:t>LANL</w:t>
      </w:r>
      <w:r>
        <w:rPr>
          <w:rFonts w:ascii="Times New Roman" w:hAnsi="Times New Roman"/>
          <w:sz w:val="24"/>
        </w:rPr>
        <w:tab/>
        <w:t>Los Alamos National Laboratory</w:t>
      </w:r>
    </w:p>
    <w:p w14:paraId="47D58CB6" w14:textId="0E85AD0C" w:rsidR="003C12FA" w:rsidRDefault="003C12FA" w:rsidP="001B3338">
      <w:pPr>
        <w:ind w:left="1440" w:hanging="1440"/>
        <w:rPr>
          <w:rFonts w:ascii="Times New Roman" w:hAnsi="Times New Roman"/>
          <w:sz w:val="24"/>
        </w:rPr>
      </w:pPr>
      <w:r>
        <w:rPr>
          <w:rFonts w:ascii="Times New Roman" w:hAnsi="Times New Roman"/>
          <w:sz w:val="24"/>
        </w:rPr>
        <w:t>MAQ</w:t>
      </w:r>
      <w:r>
        <w:rPr>
          <w:rFonts w:ascii="Times New Roman" w:hAnsi="Times New Roman"/>
          <w:sz w:val="24"/>
        </w:rPr>
        <w:tab/>
        <w:t>Meteorology &amp; Air Quality</w:t>
      </w:r>
    </w:p>
    <w:p w14:paraId="6B0EB514" w14:textId="28AC508B" w:rsidR="00DD665A" w:rsidRDefault="00DD665A" w:rsidP="001B3338">
      <w:pPr>
        <w:ind w:left="1440" w:hanging="1440"/>
        <w:rPr>
          <w:rFonts w:ascii="Times New Roman" w:hAnsi="Times New Roman"/>
          <w:sz w:val="24"/>
        </w:rPr>
      </w:pPr>
      <w:r>
        <w:rPr>
          <w:rFonts w:ascii="Times New Roman" w:hAnsi="Times New Roman"/>
          <w:sz w:val="24"/>
        </w:rPr>
        <w:t>NOAA</w:t>
      </w:r>
      <w:r>
        <w:rPr>
          <w:rFonts w:ascii="Times New Roman" w:hAnsi="Times New Roman"/>
          <w:sz w:val="24"/>
        </w:rPr>
        <w:tab/>
        <w:t>National Oceanic and Atmospheric Administration</w:t>
      </w:r>
    </w:p>
    <w:p w14:paraId="7EEAF61E" w14:textId="7645B3C6" w:rsidR="00453E39" w:rsidRDefault="00453E39" w:rsidP="001B3338">
      <w:pPr>
        <w:ind w:left="1440" w:hanging="1440"/>
        <w:rPr>
          <w:rFonts w:ascii="Times New Roman" w:hAnsi="Times New Roman"/>
          <w:sz w:val="24"/>
        </w:rPr>
      </w:pPr>
      <w:r>
        <w:rPr>
          <w:rFonts w:ascii="Times New Roman" w:hAnsi="Times New Roman"/>
          <w:sz w:val="24"/>
        </w:rPr>
        <w:t>PDS</w:t>
      </w:r>
      <w:r>
        <w:rPr>
          <w:rFonts w:ascii="Times New Roman" w:hAnsi="Times New Roman"/>
          <w:sz w:val="24"/>
        </w:rPr>
        <w:tab/>
        <w:t>Partial Duration Series</w:t>
      </w:r>
    </w:p>
    <w:p w14:paraId="66670778" w14:textId="22124B3C" w:rsidR="00A76C39" w:rsidRDefault="002602E6" w:rsidP="001B3338">
      <w:pPr>
        <w:ind w:left="1440" w:hanging="1440"/>
        <w:rPr>
          <w:rFonts w:ascii="Times New Roman" w:hAnsi="Times New Roman"/>
          <w:sz w:val="24"/>
        </w:rPr>
        <w:sectPr w:rsidR="00A76C39" w:rsidSect="00682335">
          <w:headerReference w:type="default" r:id="rId16"/>
          <w:footerReference w:type="default" r:id="rId17"/>
          <w:footerReference w:type="first" r:id="rId18"/>
          <w:type w:val="oddPage"/>
          <w:pgSz w:w="12240" w:h="15840" w:code="1"/>
          <w:pgMar w:top="1440" w:right="1440" w:bottom="1440" w:left="1440" w:header="720" w:footer="720" w:gutter="0"/>
          <w:pgNumType w:fmt="lowerRoman"/>
          <w:cols w:space="720"/>
          <w:docGrid w:linePitch="360"/>
        </w:sectPr>
      </w:pPr>
      <w:r>
        <w:rPr>
          <w:rFonts w:ascii="Times New Roman" w:hAnsi="Times New Roman"/>
          <w:sz w:val="24"/>
        </w:rPr>
        <w:t>TA</w:t>
      </w:r>
      <w:r w:rsidR="00A76C39">
        <w:rPr>
          <w:rFonts w:ascii="Times New Roman" w:hAnsi="Times New Roman"/>
          <w:sz w:val="24"/>
        </w:rPr>
        <w:tab/>
        <w:t>Technical Area</w:t>
      </w:r>
    </w:p>
    <w:p w14:paraId="00812DE3" w14:textId="7754870B" w:rsidR="001B3338" w:rsidRPr="0075228A" w:rsidRDefault="001B3338" w:rsidP="001B3338">
      <w:pPr>
        <w:pStyle w:val="Heading1"/>
      </w:pPr>
      <w:bookmarkStart w:id="22" w:name="_Toc39141739"/>
      <w:bookmarkStart w:id="23" w:name="_Toc454340760"/>
      <w:r>
        <w:t>1.0</w:t>
      </w:r>
      <w:r>
        <w:tab/>
      </w:r>
      <w:r w:rsidR="00FB464C">
        <w:t>background</w:t>
      </w:r>
      <w:bookmarkEnd w:id="22"/>
    </w:p>
    <w:p w14:paraId="31C664CD" w14:textId="76316244" w:rsidR="00C22B8F" w:rsidRDefault="00163FBB" w:rsidP="00FB464C">
      <w:r>
        <w:t xml:space="preserve">The Environmental Protection and Compliance </w:t>
      </w:r>
      <w:r w:rsidR="00875FAD">
        <w:t xml:space="preserve">(EPC) </w:t>
      </w:r>
      <w:r>
        <w:t xml:space="preserve">Storm Water Permitting and Compliance Program is </w:t>
      </w:r>
      <w:r w:rsidR="00C22B8F">
        <w:t xml:space="preserve">currently </w:t>
      </w:r>
      <w:r>
        <w:t xml:space="preserve">updating </w:t>
      </w:r>
      <w:r w:rsidR="00873934">
        <w:t xml:space="preserve">its </w:t>
      </w:r>
      <w:proofErr w:type="spellStart"/>
      <w:r>
        <w:t>stormwater</w:t>
      </w:r>
      <w:proofErr w:type="spellEnd"/>
      <w:r>
        <w:t xml:space="preserve"> compliance standards for the </w:t>
      </w:r>
      <w:r w:rsidR="00875FAD">
        <w:t>Los Alamos National Laboratory (</w:t>
      </w:r>
      <w:r>
        <w:t>LANL</w:t>
      </w:r>
      <w:r w:rsidR="00875FAD">
        <w:t>)</w:t>
      </w:r>
      <w:r>
        <w:t xml:space="preserve"> Engineering Standards Manual</w:t>
      </w:r>
      <w:r w:rsidR="00AB6BA9">
        <w:t xml:space="preserve"> (2015)</w:t>
      </w:r>
      <w:r>
        <w:t xml:space="preserve"> and </w:t>
      </w:r>
      <w:r w:rsidR="00C22B8F">
        <w:t xml:space="preserve">is addressing the </w:t>
      </w:r>
      <w:r>
        <w:t>required current meteorological data</w:t>
      </w:r>
      <w:r w:rsidR="00873934">
        <w:t xml:space="preserve"> needed for storm water applications</w:t>
      </w:r>
      <w:r>
        <w:t xml:space="preserve">. </w:t>
      </w:r>
      <w:r w:rsidR="00873934">
        <w:t>Information on the frequency of extreme precipitation events at LANL is needed. In response to this request, LANL Meteorology &amp; Air Quality (MAQ) was tasked to estimate the frequency of extreme precipitation events.</w:t>
      </w:r>
    </w:p>
    <w:p w14:paraId="5C54F24F" w14:textId="39183AD9" w:rsidR="00C22B8F" w:rsidRDefault="00C22B8F" w:rsidP="00FB464C">
      <w:r>
        <w:t>An earlier</w:t>
      </w:r>
      <w:r w:rsidR="0094356C">
        <w:t xml:space="preserve"> study by Foley (2012)</w:t>
      </w:r>
      <w:r w:rsidR="00FB464C">
        <w:t xml:space="preserve"> </w:t>
      </w:r>
      <w:r>
        <w:t xml:space="preserve">which </w:t>
      </w:r>
      <w:r w:rsidR="00FB464C">
        <w:t>estimate</w:t>
      </w:r>
      <w:r w:rsidR="00DB7120">
        <w:t>d</w:t>
      </w:r>
      <w:r w:rsidR="00FB464C">
        <w:t xml:space="preserve"> extreme precipitation rates at LANL for a set of duration periods and average recurrence intervals (return periods)</w:t>
      </w:r>
      <w:r>
        <w:t xml:space="preserve"> was evaluated. </w:t>
      </w:r>
      <w:r w:rsidR="00873934">
        <w:t>However, i</w:t>
      </w:r>
      <w:r>
        <w:t>t was determined that</w:t>
      </w:r>
      <w:r w:rsidR="00FB464C">
        <w:t xml:space="preserve"> </w:t>
      </w:r>
      <w:r w:rsidR="00873934">
        <w:t xml:space="preserve">this study would not be helpful since its </w:t>
      </w:r>
      <w:r>
        <w:t xml:space="preserve">technical </w:t>
      </w:r>
      <w:r w:rsidR="00873934">
        <w:t xml:space="preserve">support </w:t>
      </w:r>
      <w:r w:rsidR="00FB464C">
        <w:t xml:space="preserve">documentation was </w:t>
      </w:r>
      <w:r w:rsidR="00DD665A">
        <w:t>un</w:t>
      </w:r>
      <w:r w:rsidR="00FB464C">
        <w:t xml:space="preserve">available </w:t>
      </w:r>
      <w:r w:rsidR="00163FBB">
        <w:t>and</w:t>
      </w:r>
      <w:r w:rsidR="00FB464C">
        <w:t xml:space="preserve"> the </w:t>
      </w:r>
      <w:r>
        <w:t xml:space="preserve">meteorological </w:t>
      </w:r>
      <w:r w:rsidR="007D68C8">
        <w:t xml:space="preserve">data and </w:t>
      </w:r>
      <w:r>
        <w:t xml:space="preserve">the </w:t>
      </w:r>
      <w:r w:rsidR="00FB464C">
        <w:t>method</w:t>
      </w:r>
      <w:r>
        <w:t>ology</w:t>
      </w:r>
      <w:r w:rsidR="00077242">
        <w:t xml:space="preserve"> </w:t>
      </w:r>
      <w:r>
        <w:t xml:space="preserve">employed </w:t>
      </w:r>
      <w:r w:rsidR="007D68C8">
        <w:t xml:space="preserve">were </w:t>
      </w:r>
      <w:r w:rsidR="00FB464C">
        <w:t>not well understood.</w:t>
      </w:r>
      <w:r w:rsidR="002F1482">
        <w:t xml:space="preserve"> </w:t>
      </w:r>
      <w:r w:rsidR="00873934">
        <w:t>This led to the need to develop a new peer-reviewed methodology.</w:t>
      </w:r>
    </w:p>
    <w:p w14:paraId="573421F4" w14:textId="0538F7BB" w:rsidR="00FB464C" w:rsidRDefault="007D68C8" w:rsidP="00FB464C">
      <w:r>
        <w:t>T</w:t>
      </w:r>
      <w:r w:rsidR="00FB464C">
        <w:t>h</w:t>
      </w:r>
      <w:r w:rsidR="00C22B8F">
        <w:t>is</w:t>
      </w:r>
      <w:r w:rsidR="00FB464C">
        <w:t xml:space="preserve"> </w:t>
      </w:r>
      <w:r w:rsidR="00873934">
        <w:t xml:space="preserve">report documents the development of the new methodology and the application of </w:t>
      </w:r>
      <w:r w:rsidR="00FB464C">
        <w:t xml:space="preserve"> </w:t>
      </w:r>
      <w:r w:rsidR="00C22B8F">
        <w:t xml:space="preserve">a temporally representative </w:t>
      </w:r>
      <w:r w:rsidR="00FB464C">
        <w:t>precipitation data</w:t>
      </w:r>
      <w:r w:rsidR="008B7558">
        <w:t>set</w:t>
      </w:r>
      <w:r w:rsidR="00C22B8F">
        <w:t xml:space="preserve"> from February 1990 through December 2018, monitored at </w:t>
      </w:r>
      <w:r w:rsidR="00FB464C">
        <w:t xml:space="preserve">the </w:t>
      </w:r>
      <w:r w:rsidR="0094356C">
        <w:t>official</w:t>
      </w:r>
      <w:r w:rsidR="00FB464C">
        <w:t xml:space="preserve"> </w:t>
      </w:r>
      <w:r w:rsidR="00C22B8F">
        <w:t xml:space="preserve">LANL </w:t>
      </w:r>
      <w:r w:rsidR="00FB464C">
        <w:t xml:space="preserve">meteorological </w:t>
      </w:r>
      <w:r w:rsidR="0094356C">
        <w:t>station,</w:t>
      </w:r>
      <w:r w:rsidR="00873934">
        <w:t xml:space="preserve"> </w:t>
      </w:r>
      <w:r w:rsidR="00EA5911">
        <w:t xml:space="preserve">Technical Area </w:t>
      </w:r>
      <w:r w:rsidR="00FB464C">
        <w:t>(TA</w:t>
      </w:r>
      <w:r w:rsidR="00EA5911">
        <w:t>)-6</w:t>
      </w:r>
      <w:r w:rsidR="00FF0DD2">
        <w:t>, to develop the frequency of extreme precipitation events</w:t>
      </w:r>
      <w:r w:rsidR="002F1482">
        <w:t>.</w:t>
      </w:r>
    </w:p>
    <w:p w14:paraId="4B9CB986" w14:textId="75847202" w:rsidR="001B3338" w:rsidRPr="00326322" w:rsidRDefault="001B3338" w:rsidP="002650E9">
      <w:pPr>
        <w:pStyle w:val="Heading1"/>
      </w:pPr>
      <w:bookmarkStart w:id="24" w:name="_Toc39141740"/>
      <w:r w:rsidRPr="00326322">
        <w:t>2</w:t>
      </w:r>
      <w:r>
        <w:t>.0</w:t>
      </w:r>
      <w:r>
        <w:tab/>
      </w:r>
      <w:r w:rsidR="00677EC1">
        <w:t xml:space="preserve">DETERMINATION OF </w:t>
      </w:r>
      <w:r w:rsidR="00FB464C">
        <w:t>method</w:t>
      </w:r>
      <w:r w:rsidR="00677EC1">
        <w:t>OLOGY</w:t>
      </w:r>
      <w:bookmarkEnd w:id="24"/>
    </w:p>
    <w:p w14:paraId="6D3A8BB2" w14:textId="635114EF" w:rsidR="00D7689C" w:rsidRDefault="00FF0DD2" w:rsidP="00A37952">
      <w:pPr>
        <w:autoSpaceDE w:val="0"/>
        <w:autoSpaceDN w:val="0"/>
        <w:adjustRightInd w:val="0"/>
        <w:spacing w:after="0" w:line="240" w:lineRule="auto"/>
        <w:rPr>
          <w:rFonts w:cs="Arial"/>
          <w:szCs w:val="23"/>
        </w:rPr>
      </w:pPr>
      <w:r>
        <w:t>The search for a new methodology began by testing</w:t>
      </w:r>
      <w:r w:rsidR="00A76C39">
        <w:t xml:space="preserve"> </w:t>
      </w:r>
      <w:r>
        <w:t xml:space="preserve">a </w:t>
      </w:r>
      <w:r w:rsidR="00A76C39">
        <w:t xml:space="preserve">method based on an approach by Chow et al. (1988), </w:t>
      </w:r>
      <w:r w:rsidR="00C22B8F">
        <w:t xml:space="preserve">but </w:t>
      </w:r>
      <w:r w:rsidR="00A76C39">
        <w:t xml:space="preserve">it was determined that </w:t>
      </w:r>
      <w:r w:rsidR="00C22B8F">
        <w:t>it had</w:t>
      </w:r>
      <w:r w:rsidR="00A76C39">
        <w:t xml:space="preserve"> two shortcomings. </w:t>
      </w:r>
      <w:r>
        <w:t>The f</w:t>
      </w:r>
      <w:r w:rsidR="00A76C39">
        <w:t>irst</w:t>
      </w:r>
      <w:r>
        <w:t xml:space="preserve"> weakness is that</w:t>
      </w:r>
      <w:r w:rsidR="00A76C39">
        <w:t xml:space="preserve"> the Chow calculation of extremes is based on an Annual Maximum Series (AMS), which is a series of the single largest precipitation event in each year of the data record.</w:t>
      </w:r>
      <w:r w:rsidR="00C70D60">
        <w:t xml:space="preserve"> </w:t>
      </w:r>
      <w:proofErr w:type="spellStart"/>
      <w:r w:rsidR="00A76C39">
        <w:t>DeGaetano</w:t>
      </w:r>
      <w:proofErr w:type="spellEnd"/>
      <w:r w:rsidR="00A76C39">
        <w:t xml:space="preserve"> and </w:t>
      </w:r>
      <w:proofErr w:type="spellStart"/>
      <w:r w:rsidR="00A76C39">
        <w:t>Zarrow</w:t>
      </w:r>
      <w:proofErr w:type="spellEnd"/>
      <w:r w:rsidR="00A76C39">
        <w:t xml:space="preserve"> </w:t>
      </w:r>
      <w:r w:rsidR="000D6BAB">
        <w:t>(</w:t>
      </w:r>
      <w:r w:rsidR="00D46053">
        <w:t>2011</w:t>
      </w:r>
      <w:r w:rsidR="000D6BAB">
        <w:t>)</w:t>
      </w:r>
      <w:r w:rsidR="00A76C39">
        <w:t xml:space="preserve"> recommend </w:t>
      </w:r>
      <w:r w:rsidR="00717791">
        <w:t xml:space="preserve">the use of </w:t>
      </w:r>
      <w:r>
        <w:t xml:space="preserve">a </w:t>
      </w:r>
      <w:r w:rsidR="00717791">
        <w:t>Partial Duration Series (PDS)</w:t>
      </w:r>
      <w:r>
        <w:t xml:space="preserve">, which </w:t>
      </w:r>
      <w:r w:rsidR="00A76C39">
        <w:t xml:space="preserve">is a set of the N highest precipitation events in a data record of N years. </w:t>
      </w:r>
      <w:r w:rsidR="00677EC1">
        <w:t xml:space="preserve">Since </w:t>
      </w:r>
      <w:r w:rsidR="00A76C39">
        <w:t xml:space="preserve">it allows for the possibility of multiple independent high precipitation events in a single calendar year, a PDS </w:t>
      </w:r>
      <w:r>
        <w:t xml:space="preserve">can </w:t>
      </w:r>
      <w:r w:rsidR="00A76C39">
        <w:t xml:space="preserve">better represent the full set of the highest precipitation events. </w:t>
      </w:r>
      <w:r w:rsidR="00717791">
        <w:t>The Precipitation</w:t>
      </w:r>
      <w:r>
        <w:t xml:space="preserve"> </w:t>
      </w:r>
      <w:r w:rsidR="00717791">
        <w:t>Frequency Atlas of the United States</w:t>
      </w:r>
      <w:r w:rsidR="00242ADA">
        <w:t xml:space="preserve">, </w:t>
      </w:r>
      <w:r w:rsidR="00717791">
        <w:t xml:space="preserve">NOAA Atlas 14, </w:t>
      </w:r>
      <w:r w:rsidR="00242ADA">
        <w:t>(</w:t>
      </w:r>
      <w:proofErr w:type="spellStart"/>
      <w:r w:rsidR="00717791">
        <w:t>Bonnin</w:t>
      </w:r>
      <w:proofErr w:type="spellEnd"/>
      <w:r w:rsidR="00717791">
        <w:t xml:space="preserve"> et al. 20</w:t>
      </w:r>
      <w:r w:rsidR="00965954">
        <w:t>11</w:t>
      </w:r>
      <w:r w:rsidR="00717791">
        <w:t>) uses both AMS and PDS methods</w:t>
      </w:r>
      <w:r w:rsidR="00D7689C">
        <w:t>, because the return periods calculated from the two methods are not exactly the same, and both may be useful: “</w:t>
      </w:r>
      <w:r w:rsidR="00D7689C" w:rsidRPr="00A37952">
        <w:rPr>
          <w:rFonts w:cs="Arial"/>
          <w:szCs w:val="23"/>
        </w:rPr>
        <w:t>ARI</w:t>
      </w:r>
      <w:r w:rsidR="002728A9">
        <w:rPr>
          <w:rFonts w:cs="Arial"/>
          <w:szCs w:val="23"/>
        </w:rPr>
        <w:t xml:space="preserve"> [average recurrence interval]</w:t>
      </w:r>
      <w:r w:rsidR="00D7689C" w:rsidRPr="00A37952">
        <w:rPr>
          <w:rFonts w:cs="Arial"/>
          <w:szCs w:val="23"/>
        </w:rPr>
        <w:t xml:space="preserve"> is the average period between exceedances (at a particular location and duration) and is associated with the partial duration series (PDS). Annual exceedance probability (AEP) is the probability that a particular level of rainfall will be exceeded in any particular year (at a particular location and duration) and is derived using the annual maximum series (AMS).”</w:t>
      </w:r>
      <w:r w:rsidR="00D7689C">
        <w:rPr>
          <w:rFonts w:cs="Arial"/>
          <w:szCs w:val="23"/>
        </w:rPr>
        <w:t xml:space="preserve"> The Storm Water group decided that</w:t>
      </w:r>
      <w:r w:rsidR="0059104D">
        <w:rPr>
          <w:rFonts w:cs="Arial"/>
          <w:szCs w:val="23"/>
        </w:rPr>
        <w:t xml:space="preserve"> the PDS approach would be better for their purposes, because of the ability to capture multiple high precipitation events in a single year, which is </w:t>
      </w:r>
      <w:ins w:id="25" w:author="Waight, Kenneth Thomas  III" w:date="2020-05-04T13:53:00Z">
        <w:r w:rsidR="00F936F9">
          <w:rPr>
            <w:rFonts w:cs="Arial"/>
            <w:szCs w:val="23"/>
          </w:rPr>
          <w:t>not un</w:t>
        </w:r>
      </w:ins>
      <w:r w:rsidR="0059104D">
        <w:rPr>
          <w:rFonts w:cs="Arial"/>
          <w:szCs w:val="23"/>
        </w:rPr>
        <w:t>common for the LANL dataset.</w:t>
      </w:r>
    </w:p>
    <w:p w14:paraId="51BC4B6F" w14:textId="56DA741A" w:rsidR="00717791" w:rsidRPr="00F54DCE" w:rsidRDefault="00717791" w:rsidP="00A37952">
      <w:pPr>
        <w:autoSpaceDE w:val="0"/>
        <w:autoSpaceDN w:val="0"/>
        <w:adjustRightInd w:val="0"/>
        <w:spacing w:after="0" w:line="240" w:lineRule="auto"/>
        <w:rPr>
          <w:rFonts w:cs="Arial"/>
          <w:szCs w:val="23"/>
        </w:rPr>
      </w:pPr>
    </w:p>
    <w:p w14:paraId="543F888E" w14:textId="55275F03" w:rsidR="00A76C39" w:rsidRDefault="00677EC1" w:rsidP="00A76C39">
      <w:r>
        <w:t>The second shortcoming of the</w:t>
      </w:r>
      <w:r w:rsidR="00900DAA">
        <w:t xml:space="preserve"> Chow method </w:t>
      </w:r>
      <w:r>
        <w:t xml:space="preserve">is the </w:t>
      </w:r>
      <w:r w:rsidR="00900DAA">
        <w:t>use</w:t>
      </w:r>
      <w:r>
        <w:t xml:space="preserve"> of</w:t>
      </w:r>
      <w:r w:rsidR="00900DAA">
        <w:t xml:space="preserve"> a </w:t>
      </w:r>
      <w:r w:rsidR="00D15425">
        <w:t xml:space="preserve">particular </w:t>
      </w:r>
      <w:r w:rsidR="00900DAA">
        <w:t>probability distribution function</w:t>
      </w:r>
      <w:r w:rsidR="00D15425">
        <w:t xml:space="preserve">, the </w:t>
      </w:r>
      <w:r w:rsidR="00900DAA">
        <w:t>Extreme Value Type I</w:t>
      </w:r>
      <w:r w:rsidR="0006698A">
        <w:t xml:space="preserve"> or Gumbel</w:t>
      </w:r>
      <w:r w:rsidR="00D15425">
        <w:t xml:space="preserve"> distribution,</w:t>
      </w:r>
      <w:r w:rsidR="00900DAA">
        <w:t xml:space="preserve"> to fit the observations to a function</w:t>
      </w:r>
      <w:r w:rsidR="00FF0DD2">
        <w:t>,</w:t>
      </w:r>
      <w:r w:rsidR="00900DAA">
        <w:t xml:space="preserve"> which is then used to calculate extreme precipitation amounts for a given return period. </w:t>
      </w:r>
      <w:r w:rsidR="00A76C39">
        <w:t xml:space="preserve">Wilks (1993) </w:t>
      </w:r>
      <w:r w:rsidR="00AA398B">
        <w:t xml:space="preserve">examined </w:t>
      </w:r>
      <w:r w:rsidR="00A76C39">
        <w:t>a set of extreme value distributions</w:t>
      </w:r>
      <w:r>
        <w:t xml:space="preserve">, </w:t>
      </w:r>
      <w:r w:rsidR="00AA398B">
        <w:t xml:space="preserve">including </w:t>
      </w:r>
      <w:r w:rsidR="0006698A">
        <w:t>a Gumbel distribution</w:t>
      </w:r>
      <w:r w:rsidR="00A76C39">
        <w:t>,</w:t>
      </w:r>
      <w:r w:rsidR="004106E3">
        <w:t xml:space="preserve"> and </w:t>
      </w:r>
      <w:r w:rsidR="00AA398B">
        <w:t>concluded that</w:t>
      </w:r>
      <w:ins w:id="26" w:author="Waight, Kenneth Thomas  III" w:date="2020-05-04T13:53:00Z">
        <w:r w:rsidR="00F936F9">
          <w:t xml:space="preserve"> a different type of function,</w:t>
        </w:r>
      </w:ins>
      <w:r w:rsidR="00AA398B">
        <w:t xml:space="preserve"> </w:t>
      </w:r>
      <w:r w:rsidR="004106E3">
        <w:t xml:space="preserve">the beta-P </w:t>
      </w:r>
      <w:r>
        <w:t xml:space="preserve">extreme value </w:t>
      </w:r>
      <w:r w:rsidR="004106E3">
        <w:t>distribution</w:t>
      </w:r>
      <w:ins w:id="27" w:author="Waight, Kenneth Thomas  III" w:date="2020-05-04T13:53:00Z">
        <w:r w:rsidR="00F936F9">
          <w:t>,</w:t>
        </w:r>
      </w:ins>
      <w:r w:rsidR="004106E3">
        <w:t xml:space="preserve"> was the best overall </w:t>
      </w:r>
      <w:r w:rsidR="00FF0DD2">
        <w:t xml:space="preserve">statistical technique </w:t>
      </w:r>
      <w:r w:rsidR="004106E3">
        <w:t xml:space="preserve">due to its effectiveness in </w:t>
      </w:r>
      <w:r w:rsidR="00A76C39">
        <w:t>extrapolating observed data to extreme values for the longest return periods (e.g.</w:t>
      </w:r>
      <w:r w:rsidR="00C70D60">
        <w:t>,</w:t>
      </w:r>
      <w:r w:rsidR="00A76C39">
        <w:t xml:space="preserve"> 100 years). </w:t>
      </w:r>
    </w:p>
    <w:p w14:paraId="2D308D85" w14:textId="7D836B86" w:rsidR="00677EC1" w:rsidRDefault="00677EC1" w:rsidP="00A76C39">
      <w:r>
        <w:t xml:space="preserve">Based on these findings, </w:t>
      </w:r>
      <w:r w:rsidR="003C12FA">
        <w:t xml:space="preserve">MAQ </w:t>
      </w:r>
      <w:r>
        <w:t xml:space="preserve">concluded that </w:t>
      </w:r>
      <w:r w:rsidR="001614BA">
        <w:t xml:space="preserve">the </w:t>
      </w:r>
      <w:proofErr w:type="spellStart"/>
      <w:r w:rsidR="001614BA">
        <w:t>DeGaetano</w:t>
      </w:r>
      <w:proofErr w:type="spellEnd"/>
      <w:r w:rsidR="001614BA">
        <w:t xml:space="preserve"> and </w:t>
      </w:r>
      <w:proofErr w:type="spellStart"/>
      <w:r w:rsidR="001614BA">
        <w:t>Zarrow</w:t>
      </w:r>
      <w:proofErr w:type="spellEnd"/>
      <w:r w:rsidR="001614BA">
        <w:t xml:space="preserve"> </w:t>
      </w:r>
      <w:r w:rsidR="00FF0DD2">
        <w:t xml:space="preserve">PDS </w:t>
      </w:r>
      <w:r w:rsidR="001614BA">
        <w:t xml:space="preserve">approach, using </w:t>
      </w:r>
      <w:r>
        <w:t xml:space="preserve">a </w:t>
      </w:r>
      <w:r w:rsidR="001614BA">
        <w:t>beta-P extreme value distribution</w:t>
      </w:r>
      <w:r>
        <w:t xml:space="preserve">, is the best </w:t>
      </w:r>
      <w:r w:rsidR="00D971F2">
        <w:t xml:space="preserve">and most appropriate </w:t>
      </w:r>
      <w:r>
        <w:t>extreme precipitation event methodology avai</w:t>
      </w:r>
      <w:r w:rsidR="00D971F2">
        <w:t>lable</w:t>
      </w:r>
      <w:r w:rsidR="001614BA">
        <w:t xml:space="preserve">. </w:t>
      </w:r>
      <w:r w:rsidR="00FF0DD2">
        <w:t>Accordingly, this methodology will be used to develop the frequency of extreme precipitation events at LANL.</w:t>
      </w:r>
    </w:p>
    <w:p w14:paraId="45F1A68D" w14:textId="31D72254" w:rsidR="00EA5911" w:rsidRPr="00EA5911" w:rsidRDefault="00EA5911" w:rsidP="00EA5911">
      <w:pPr>
        <w:pStyle w:val="Heading1"/>
      </w:pPr>
      <w:bookmarkStart w:id="28" w:name="_Toc39141741"/>
      <w:r>
        <w:t>3.0</w:t>
      </w:r>
      <w:r>
        <w:tab/>
      </w:r>
      <w:r w:rsidR="003E274D">
        <w:t xml:space="preserve">DATA AND </w:t>
      </w:r>
      <w:r>
        <w:t>results</w:t>
      </w:r>
      <w:bookmarkEnd w:id="28"/>
    </w:p>
    <w:p w14:paraId="7FD69F3B" w14:textId="36893790" w:rsidR="003E274D" w:rsidRPr="00A37952" w:rsidRDefault="003E274D" w:rsidP="00276F11">
      <w:pPr>
        <w:rPr>
          <w:rFonts w:eastAsiaTheme="minorEastAsia"/>
          <w:b/>
          <w:bCs/>
        </w:rPr>
      </w:pPr>
      <w:r w:rsidRPr="00A37952">
        <w:rPr>
          <w:rFonts w:eastAsiaTheme="minorEastAsia"/>
          <w:b/>
          <w:bCs/>
        </w:rPr>
        <w:t>3.1</w:t>
      </w:r>
      <w:r w:rsidRPr="00A37952">
        <w:rPr>
          <w:rFonts w:eastAsiaTheme="minorEastAsia"/>
          <w:b/>
          <w:bCs/>
        </w:rPr>
        <w:tab/>
        <w:t>Meteorological Data</w:t>
      </w:r>
    </w:p>
    <w:p w14:paraId="44E7F218" w14:textId="0B762D13" w:rsidR="00FF0DD2" w:rsidRDefault="00B71219" w:rsidP="00276F11">
      <w:ins w:id="29" w:author="Steve Wolfel" w:date="2020-04-30T13:50:00Z">
        <w:r>
          <w:rPr>
            <w:rFonts w:eastAsiaTheme="minorEastAsia"/>
          </w:rPr>
          <w:t>TA-06 p</w:t>
        </w:r>
      </w:ins>
      <w:ins w:id="30" w:author="Steve Wolfel" w:date="2020-04-30T13:49:00Z">
        <w:r>
          <w:rPr>
            <w:rFonts w:eastAsiaTheme="minorEastAsia"/>
          </w:rPr>
          <w:t xml:space="preserve">recipitation data every </w:t>
        </w:r>
      </w:ins>
      <w:r w:rsidR="00FF0DD2">
        <w:rPr>
          <w:rFonts w:eastAsiaTheme="minorEastAsia"/>
        </w:rPr>
        <w:t>15</w:t>
      </w:r>
      <w:ins w:id="31" w:author="Steve Wolfel" w:date="2020-04-30T13:49:00Z">
        <w:r>
          <w:rPr>
            <w:rFonts w:eastAsiaTheme="minorEastAsia"/>
          </w:rPr>
          <w:t xml:space="preserve"> </w:t>
        </w:r>
      </w:ins>
      <w:del w:id="32" w:author="Steve Wolfel" w:date="2020-04-30T13:49:00Z">
        <w:r w:rsidR="00FF0DD2" w:rsidDel="00B71219">
          <w:rPr>
            <w:rFonts w:eastAsiaTheme="minorEastAsia"/>
          </w:rPr>
          <w:delText>-</w:delText>
        </w:r>
      </w:del>
      <w:r w:rsidR="00FF0DD2">
        <w:rPr>
          <w:rFonts w:eastAsiaTheme="minorEastAsia"/>
        </w:rPr>
        <w:t>minute</w:t>
      </w:r>
      <w:ins w:id="33" w:author="Steve Wolfel" w:date="2020-04-30T13:49:00Z">
        <w:r>
          <w:rPr>
            <w:rFonts w:eastAsiaTheme="minorEastAsia"/>
          </w:rPr>
          <w:t>s</w:t>
        </w:r>
      </w:ins>
      <w:r w:rsidR="00FF0DD2">
        <w:rPr>
          <w:rFonts w:eastAsiaTheme="minorEastAsia"/>
        </w:rPr>
        <w:t xml:space="preserve"> </w:t>
      </w:r>
      <w:del w:id="34" w:author="Steve Wolfel" w:date="2020-04-30T13:49:00Z">
        <w:r w:rsidR="00FF0DD2" w:rsidDel="00B71219">
          <w:rPr>
            <w:rFonts w:eastAsiaTheme="minorEastAsia"/>
          </w:rPr>
          <w:delText xml:space="preserve">precipitation data </w:delText>
        </w:r>
      </w:del>
      <w:r w:rsidR="00FF0DD2">
        <w:rPr>
          <w:rFonts w:eastAsiaTheme="minorEastAsia"/>
        </w:rPr>
        <w:t xml:space="preserve">from February 1990 through December 2018 </w:t>
      </w:r>
      <w:del w:id="35" w:author="Steve Wolfel" w:date="2020-04-30T13:50:00Z">
        <w:r w:rsidR="00FF0DD2" w:rsidDel="00B71219">
          <w:rPr>
            <w:rFonts w:eastAsiaTheme="minorEastAsia"/>
          </w:rPr>
          <w:delText>from t</w:delText>
        </w:r>
        <w:r w:rsidR="003E274D" w:rsidDel="00B71219">
          <w:rPr>
            <w:rFonts w:eastAsiaTheme="minorEastAsia"/>
          </w:rPr>
          <w:delText xml:space="preserve">he </w:delText>
        </w:r>
        <w:r w:rsidR="00276F11" w:rsidDel="00B71219">
          <w:rPr>
            <w:rFonts w:eastAsiaTheme="minorEastAsia"/>
          </w:rPr>
          <w:delText>TA-</w:delText>
        </w:r>
        <w:r w:rsidR="00FF0DD2" w:rsidDel="00B71219">
          <w:rPr>
            <w:rFonts w:eastAsiaTheme="minorEastAsia"/>
          </w:rPr>
          <w:delText>0</w:delText>
        </w:r>
        <w:r w:rsidR="00276F11" w:rsidDel="00B71219">
          <w:rPr>
            <w:rFonts w:eastAsiaTheme="minorEastAsia"/>
          </w:rPr>
          <w:delText xml:space="preserve">6 </w:delText>
        </w:r>
        <w:r w:rsidR="00FF0DD2" w:rsidDel="00B71219">
          <w:rPr>
            <w:rFonts w:eastAsiaTheme="minorEastAsia"/>
          </w:rPr>
          <w:delText>location</w:delText>
        </w:r>
        <w:r w:rsidR="003E274D" w:rsidDel="00B71219">
          <w:rPr>
            <w:rFonts w:eastAsiaTheme="minorEastAsia"/>
          </w:rPr>
          <w:delText xml:space="preserve"> </w:delText>
        </w:r>
      </w:del>
      <w:r w:rsidR="003E274D">
        <w:rPr>
          <w:rFonts w:eastAsiaTheme="minorEastAsia"/>
        </w:rPr>
        <w:t xml:space="preserve">was used for this </w:t>
      </w:r>
      <w:r w:rsidR="00875FAD">
        <w:rPr>
          <w:rFonts w:eastAsiaTheme="minorEastAsia"/>
        </w:rPr>
        <w:t>analysis</w:t>
      </w:r>
      <w:r w:rsidR="00276F11">
        <w:rPr>
          <w:rFonts w:eastAsiaTheme="minorEastAsia"/>
        </w:rPr>
        <w:t xml:space="preserve">. </w:t>
      </w:r>
      <w:r w:rsidR="00FF0DD2">
        <w:rPr>
          <w:rFonts w:eastAsiaTheme="minorEastAsia"/>
        </w:rPr>
        <w:t xml:space="preserve">The </w:t>
      </w:r>
      <w:r w:rsidR="00DF0422">
        <w:t>15</w:t>
      </w:r>
      <w:r w:rsidR="00FF0DD2">
        <w:t>-</w:t>
      </w:r>
      <w:r w:rsidR="00DF0422">
        <w:t>minute</w:t>
      </w:r>
      <w:r w:rsidR="00FF0DD2">
        <w:t xml:space="preserve"> period</w:t>
      </w:r>
      <w:r w:rsidR="00DF0422">
        <w:t xml:space="preserve"> is the minimum duration measured by the </w:t>
      </w:r>
      <w:r w:rsidR="00FF0DD2">
        <w:t xml:space="preserve">TA-06 </w:t>
      </w:r>
      <w:r w:rsidR="00DF0422">
        <w:t xml:space="preserve">tipping bucket rain gauge. </w:t>
      </w:r>
      <w:r w:rsidR="008B3181">
        <w:t xml:space="preserve">Precipitation data was obtained from the internal Meteorology Program’s website, the Weather Machine, at </w:t>
      </w:r>
      <w:hyperlink r:id="rId19" w:history="1">
        <w:r w:rsidR="008B3181" w:rsidRPr="004D2AEF">
          <w:rPr>
            <w:rStyle w:val="Hyperlink"/>
          </w:rPr>
          <w:t>https://weather.lanl.gov</w:t>
        </w:r>
      </w:hyperlink>
      <w:r w:rsidR="008B3181">
        <w:t>.</w:t>
      </w:r>
    </w:p>
    <w:p w14:paraId="530B731A" w14:textId="32CF7E57" w:rsidR="00276F11" w:rsidRDefault="00FF0DD2" w:rsidP="00276F11">
      <w:pPr>
        <w:rPr>
          <w:rFonts w:eastAsiaTheme="minorEastAsia"/>
        </w:rPr>
      </w:pPr>
      <w:r>
        <w:t xml:space="preserve">The important </w:t>
      </w:r>
      <w:r w:rsidR="003E274D">
        <w:rPr>
          <w:rFonts w:eastAsiaTheme="minorEastAsia"/>
        </w:rPr>
        <w:t xml:space="preserve">90% </w:t>
      </w:r>
      <w:r>
        <w:rPr>
          <w:rFonts w:eastAsiaTheme="minorEastAsia"/>
        </w:rPr>
        <w:t xml:space="preserve">data </w:t>
      </w:r>
      <w:r w:rsidR="003E274D">
        <w:rPr>
          <w:rFonts w:eastAsiaTheme="minorEastAsia"/>
        </w:rPr>
        <w:t>completeness requirement</w:t>
      </w:r>
      <w:del w:id="36" w:author="Steve Wolfel" w:date="2020-04-30T13:51:00Z">
        <w:r w:rsidR="003E274D" w:rsidDel="00B71219">
          <w:rPr>
            <w:rFonts w:eastAsiaTheme="minorEastAsia"/>
          </w:rPr>
          <w:delText>s</w:delText>
        </w:r>
      </w:del>
      <w:r w:rsidR="00875FAD">
        <w:rPr>
          <w:rFonts w:eastAsiaTheme="minorEastAsia"/>
        </w:rPr>
        <w:t xml:space="preserve"> was met for </w:t>
      </w:r>
      <w:r>
        <w:rPr>
          <w:rFonts w:eastAsiaTheme="minorEastAsia"/>
        </w:rPr>
        <w:t>each of the 29</w:t>
      </w:r>
      <w:r w:rsidR="00875FAD">
        <w:rPr>
          <w:rFonts w:eastAsiaTheme="minorEastAsia"/>
        </w:rPr>
        <w:t xml:space="preserve"> year</w:t>
      </w:r>
      <w:r>
        <w:rPr>
          <w:rFonts w:eastAsiaTheme="minorEastAsia"/>
        </w:rPr>
        <w:t>s</w:t>
      </w:r>
      <w:r w:rsidR="003E274D">
        <w:rPr>
          <w:rFonts w:eastAsiaTheme="minorEastAsia"/>
        </w:rPr>
        <w:t xml:space="preserve">, with all </w:t>
      </w:r>
      <w:r w:rsidR="00276F11">
        <w:rPr>
          <w:rFonts w:eastAsiaTheme="minorEastAsia"/>
        </w:rPr>
        <w:t xml:space="preserve">but three years </w:t>
      </w:r>
      <w:r w:rsidR="008B3181">
        <w:rPr>
          <w:rFonts w:eastAsiaTheme="minorEastAsia"/>
        </w:rPr>
        <w:t>exceeding</w:t>
      </w:r>
      <w:r w:rsidR="00276F11">
        <w:rPr>
          <w:rFonts w:eastAsiaTheme="minorEastAsia"/>
        </w:rPr>
        <w:t xml:space="preserve"> 98% </w:t>
      </w:r>
      <w:r w:rsidR="003E274D">
        <w:rPr>
          <w:rFonts w:eastAsiaTheme="minorEastAsia"/>
        </w:rPr>
        <w:t xml:space="preserve">data availability. The data availability for the years </w:t>
      </w:r>
      <w:r w:rsidR="00875FAD">
        <w:rPr>
          <w:rFonts w:eastAsiaTheme="minorEastAsia"/>
        </w:rPr>
        <w:t xml:space="preserve">not </w:t>
      </w:r>
      <w:r w:rsidR="008B3181">
        <w:rPr>
          <w:rFonts w:eastAsiaTheme="minorEastAsia"/>
        </w:rPr>
        <w:t>meeting</w:t>
      </w:r>
      <w:r w:rsidR="00875FAD">
        <w:rPr>
          <w:rFonts w:eastAsiaTheme="minorEastAsia"/>
        </w:rPr>
        <w:t xml:space="preserve"> 98% availability</w:t>
      </w:r>
      <w:r w:rsidR="008B3181">
        <w:rPr>
          <w:rFonts w:eastAsiaTheme="minorEastAsia"/>
        </w:rPr>
        <w:t>,</w:t>
      </w:r>
      <w:r w:rsidR="00875FAD">
        <w:rPr>
          <w:rFonts w:eastAsiaTheme="minorEastAsia"/>
        </w:rPr>
        <w:t xml:space="preserve"> </w:t>
      </w:r>
      <w:r w:rsidR="008B3181">
        <w:rPr>
          <w:rFonts w:eastAsiaTheme="minorEastAsia"/>
        </w:rPr>
        <w:t>ranged from 90%-</w:t>
      </w:r>
      <w:r w:rsidR="00276F11">
        <w:rPr>
          <w:rFonts w:eastAsiaTheme="minorEastAsia"/>
        </w:rPr>
        <w:t>95%.</w:t>
      </w:r>
      <w:r w:rsidR="003E274D">
        <w:rPr>
          <w:rFonts w:eastAsiaTheme="minorEastAsia"/>
        </w:rPr>
        <w:t xml:space="preserve"> Th</w:t>
      </w:r>
      <w:r w:rsidR="00875FAD">
        <w:rPr>
          <w:rFonts w:eastAsiaTheme="minorEastAsia"/>
        </w:rPr>
        <w:t>is</w:t>
      </w:r>
      <w:r w:rsidR="003E274D">
        <w:rPr>
          <w:rFonts w:eastAsiaTheme="minorEastAsia"/>
        </w:rPr>
        <w:t xml:space="preserve"> 347-month data period was sufficient</w:t>
      </w:r>
      <w:r w:rsidR="00875FAD">
        <w:rPr>
          <w:rFonts w:eastAsiaTheme="minorEastAsia"/>
        </w:rPr>
        <w:t>ly</w:t>
      </w:r>
      <w:r w:rsidR="003E274D">
        <w:rPr>
          <w:rFonts w:eastAsiaTheme="minorEastAsia"/>
        </w:rPr>
        <w:t xml:space="preserve"> </w:t>
      </w:r>
      <w:r w:rsidR="00875FAD">
        <w:rPr>
          <w:rFonts w:eastAsiaTheme="minorEastAsia"/>
        </w:rPr>
        <w:t>long</w:t>
      </w:r>
      <w:r w:rsidR="003E274D">
        <w:rPr>
          <w:rFonts w:eastAsiaTheme="minorEastAsia"/>
        </w:rPr>
        <w:t xml:space="preserve"> to encompass decadal climatic oscillations</w:t>
      </w:r>
      <w:r w:rsidR="00875FAD">
        <w:rPr>
          <w:rFonts w:eastAsiaTheme="minorEastAsia"/>
        </w:rPr>
        <w:t xml:space="preserve"> and is </w:t>
      </w:r>
      <w:r w:rsidR="008B3181">
        <w:rPr>
          <w:rFonts w:eastAsiaTheme="minorEastAsia"/>
        </w:rPr>
        <w:t xml:space="preserve">thus </w:t>
      </w:r>
      <w:r w:rsidR="00875FAD">
        <w:rPr>
          <w:rFonts w:eastAsiaTheme="minorEastAsia"/>
        </w:rPr>
        <w:t>judged to be temporally representative for an extreme precipitation analysis</w:t>
      </w:r>
      <w:r w:rsidR="003E274D">
        <w:rPr>
          <w:rFonts w:eastAsiaTheme="minorEastAsia"/>
        </w:rPr>
        <w:t>.</w:t>
      </w:r>
      <w:r w:rsidR="00DF0422" w:rsidRPr="00DF0422">
        <w:t xml:space="preserve"> </w:t>
      </w:r>
    </w:p>
    <w:p w14:paraId="3C0A75AF" w14:textId="665CBF6D" w:rsidR="003E274D" w:rsidRPr="00A37952" w:rsidRDefault="003E274D" w:rsidP="00A76C39">
      <w:pPr>
        <w:rPr>
          <w:rFonts w:eastAsiaTheme="minorEastAsia"/>
          <w:b/>
          <w:bCs/>
        </w:rPr>
      </w:pPr>
      <w:r w:rsidRPr="00A37952">
        <w:rPr>
          <w:rFonts w:eastAsiaTheme="minorEastAsia"/>
          <w:b/>
          <w:bCs/>
        </w:rPr>
        <w:t>3.2</w:t>
      </w:r>
      <w:r w:rsidRPr="00A37952">
        <w:rPr>
          <w:rFonts w:eastAsiaTheme="minorEastAsia"/>
          <w:b/>
          <w:bCs/>
        </w:rPr>
        <w:tab/>
        <w:t>Extreme Precipitation Event Analysis</w:t>
      </w:r>
    </w:p>
    <w:p w14:paraId="7CC7C226" w14:textId="2B8B76B3" w:rsidR="00677EC1" w:rsidRDefault="00DF0422" w:rsidP="00677EC1">
      <w:r>
        <w:t>F</w:t>
      </w:r>
      <w:r w:rsidR="00677EC1">
        <w:t xml:space="preserve">or each duration from 15 minutes to 120 minutes, a </w:t>
      </w:r>
      <w:r>
        <w:t>PDS</w:t>
      </w:r>
      <w:r w:rsidR="00677EC1">
        <w:t xml:space="preserve"> was constructed</w:t>
      </w:r>
      <w:r>
        <w:t xml:space="preserve"> and</w:t>
      </w:r>
      <w:r w:rsidR="00677EC1">
        <w:t xml:space="preserve"> a beta-P curve fitted to the </w:t>
      </w:r>
      <w:r>
        <w:t xml:space="preserve">LANL </w:t>
      </w:r>
      <w:r w:rsidR="008B3181">
        <w:t xml:space="preserve">15-minute </w:t>
      </w:r>
      <w:r>
        <w:t>precipitation</w:t>
      </w:r>
      <w:r w:rsidR="00677EC1">
        <w:t xml:space="preserve"> data</w:t>
      </w:r>
      <w:r>
        <w:t>. E</w:t>
      </w:r>
      <w:r w:rsidR="00677EC1">
        <w:t xml:space="preserve">xtreme precipitation values were determined for average recurrence intervals </w:t>
      </w:r>
      <w:r>
        <w:t>ranging from</w:t>
      </w:r>
      <w:r w:rsidR="00677EC1">
        <w:t xml:space="preserve"> 2</w:t>
      </w:r>
      <w:r>
        <w:t xml:space="preserve"> to </w:t>
      </w:r>
      <w:r w:rsidR="00677EC1">
        <w:t xml:space="preserve">100 years </w:t>
      </w:r>
      <w:r w:rsidR="008B3181">
        <w:t>using</w:t>
      </w:r>
      <w:r w:rsidR="00677EC1">
        <w:t xml:space="preserve"> the </w:t>
      </w:r>
      <w:proofErr w:type="spellStart"/>
      <w:r>
        <w:t>DeGaetano</w:t>
      </w:r>
      <w:proofErr w:type="spellEnd"/>
      <w:r>
        <w:t xml:space="preserve"> and </w:t>
      </w:r>
      <w:proofErr w:type="spellStart"/>
      <w:r>
        <w:t>Zarrow</w:t>
      </w:r>
      <w:proofErr w:type="spellEnd"/>
      <w:r>
        <w:t xml:space="preserve"> </w:t>
      </w:r>
      <w:r w:rsidR="00677EC1">
        <w:t>beta-P equation:</w:t>
      </w:r>
    </w:p>
    <w:p w14:paraId="167028B7" w14:textId="3A880067" w:rsidR="00677EC1" w:rsidRDefault="00F9524A" w:rsidP="00677EC1">
      <w:pPr>
        <w:jc w:val="center"/>
        <w:rPr>
          <w:rFonts w:eastAsiaTheme="minorEastAsia"/>
        </w:rPr>
      </w:pPr>
      <w:ins w:id="37" w:author="Waight, Kenneth Thomas  III" w:date="2020-05-04T14:42:00Z">
        <w:r w:rsidRPr="00CA3A73">
          <w:rPr>
            <w:b/>
            <w:color w:val="262626" w:themeColor="text1" w:themeTint="D9"/>
            <w:position w:val="-1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object w:dxaOrig="2040" w:dyaOrig="480" w14:anchorId="43D0C0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24pt" o:ole="">
              <v:imagedata r:id="rId20" o:title=""/>
            </v:shape>
            <o:OLEObject Type="Embed" ProgID="Equation.DSMT4" ShapeID="_x0000_i1025" DrawAspect="Content" ObjectID="_1650694174" r:id="rId21"/>
          </w:object>
        </w:r>
      </w:ins>
      <w:del w:id="38" w:author="Waight, Kenneth Thomas  III" w:date="2020-05-04T14:42:00Z">
        <w:r w:rsidR="00EC6FEC" w:rsidRPr="0008234F" w:rsidDel="00F9524A">
          <w:rPr>
            <w:b/>
            <w:color w:val="262626" w:themeColor="text1" w:themeTint="D9"/>
            <w:position w:val="-1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object w:dxaOrig="1440" w:dyaOrig="1440" w14:anchorId="1C593C42">
            <v:shape id="_x0000_i1026" type="#_x0000_t75" style="width:1in;height:1in" o:ole="">
              <v:imagedata r:id="rId20" o:title=""/>
            </v:shape>
            <o:OLEObject Type="Embed" ProgID="Equation.DSMT4" ShapeID="_x0000_i1026" DrawAspect="Content" ObjectID="_1650694175" r:id="rId22"/>
          </w:object>
        </w:r>
      </w:del>
      <w:r w:rsidR="00677EC1" w:rsidRPr="00A37952">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00677EC1">
        <w:tab/>
      </w:r>
      <w:r w:rsidR="00677EC1">
        <w:tab/>
      </w:r>
      <w:r w:rsidR="00677EC1">
        <w:tab/>
        <w:t>(</w:t>
      </w:r>
      <w:r w:rsidR="00677EC1" w:rsidRPr="00965832">
        <w:rPr>
          <w:b/>
          <w:bCs/>
        </w:rPr>
        <w:t>Equation 1</w:t>
      </w:r>
      <w:r w:rsidR="00677EC1">
        <w:t>)</w:t>
      </w:r>
    </w:p>
    <w:p w14:paraId="01A2B24A" w14:textId="6162339D" w:rsidR="00457D2A" w:rsidRDefault="00DF0422" w:rsidP="00677EC1">
      <w:pPr>
        <w:rPr>
          <w:rFonts w:eastAsiaTheme="minorEastAsia"/>
        </w:rPr>
      </w:pPr>
      <w:r>
        <w:rPr>
          <w:rFonts w:eastAsiaTheme="minorEastAsia"/>
        </w:rPr>
        <w:t>W</w:t>
      </w:r>
      <w:r w:rsidR="00677EC1">
        <w:rPr>
          <w:rFonts w:eastAsiaTheme="minorEastAsia"/>
        </w:rPr>
        <w:t>here</w:t>
      </w:r>
      <w:r>
        <w:rPr>
          <w:rFonts w:eastAsiaTheme="minorEastAsia"/>
        </w:rPr>
        <w:t>,</w:t>
      </w:r>
      <w:r w:rsidR="00677EC1">
        <w:rPr>
          <w:rFonts w:eastAsiaTheme="minorEastAsia"/>
        </w:rPr>
        <w:t xml:space="preserve"> </w:t>
      </w:r>
      <w:r w:rsidR="00677EC1" w:rsidRPr="00CB367F">
        <w:rPr>
          <w:rFonts w:eastAsiaTheme="minorEastAsia"/>
          <w:i/>
        </w:rPr>
        <w:t>x</w:t>
      </w:r>
      <w:r w:rsidR="00677EC1">
        <w:rPr>
          <w:rFonts w:eastAsiaTheme="minorEastAsia"/>
        </w:rPr>
        <w:t xml:space="preserve"> </w:t>
      </w:r>
      <w:r w:rsidR="00457D2A">
        <w:rPr>
          <w:rFonts w:eastAsiaTheme="minorEastAsia"/>
        </w:rPr>
        <w:t>=</w:t>
      </w:r>
      <w:r w:rsidR="00677EC1">
        <w:rPr>
          <w:rFonts w:eastAsiaTheme="minorEastAsia"/>
        </w:rPr>
        <w:t xml:space="preserve"> extreme precipitation amount (inches) for an average recurrence interval</w:t>
      </w:r>
      <w:r w:rsidR="008B3181">
        <w:rPr>
          <w:rFonts w:eastAsiaTheme="minorEastAsia"/>
        </w:rPr>
        <w:t xml:space="preserve"> </w:t>
      </w:r>
      <w:r w:rsidR="00677EC1">
        <w:rPr>
          <w:rFonts w:eastAsiaTheme="minorEastAsia"/>
        </w:rPr>
        <w:t xml:space="preserve">of </w:t>
      </w:r>
      <w:r w:rsidR="00677EC1" w:rsidRPr="00CB367F">
        <w:rPr>
          <w:rFonts w:eastAsiaTheme="minorEastAsia"/>
          <w:i/>
        </w:rPr>
        <w:t>R</w:t>
      </w:r>
      <w:r w:rsidR="00677EC1">
        <w:rPr>
          <w:rFonts w:eastAsiaTheme="minorEastAsia"/>
        </w:rPr>
        <w:t xml:space="preserve"> (years)</w:t>
      </w:r>
    </w:p>
    <w:p w14:paraId="1DF8A576" w14:textId="174264F4" w:rsidR="00457D2A" w:rsidRDefault="00677EC1" w:rsidP="00677EC1">
      <w:pPr>
        <w:rPr>
          <w:rFonts w:eastAsiaTheme="minorEastAsia"/>
        </w:rPr>
      </w:pPr>
      <w:r w:rsidRPr="00CB367F">
        <w:rPr>
          <w:rFonts w:ascii="Symbol" w:eastAsiaTheme="minorEastAsia" w:hAnsi="Symbol"/>
          <w:i/>
        </w:rPr>
        <w:t></w:t>
      </w:r>
      <w:r>
        <w:rPr>
          <w:rFonts w:eastAsiaTheme="minorEastAsia"/>
        </w:rPr>
        <w:t xml:space="preserve"> is the frequency of the data in the series (</w:t>
      </w:r>
      <w:r w:rsidR="001A65D5">
        <w:rPr>
          <w:rFonts w:eastAsiaTheme="minorEastAsia"/>
        </w:rPr>
        <w:t>from</w:t>
      </w:r>
      <w:r w:rsidR="00DF0422">
        <w:rPr>
          <w:rFonts w:eastAsiaTheme="minorEastAsia"/>
        </w:rPr>
        <w:t xml:space="preserve"> </w:t>
      </w:r>
      <w:r w:rsidR="001A65D5">
        <w:rPr>
          <w:rFonts w:eastAsiaTheme="minorEastAsia"/>
        </w:rPr>
        <w:t xml:space="preserve">Equation 8 of </w:t>
      </w:r>
      <w:proofErr w:type="spellStart"/>
      <w:r>
        <w:rPr>
          <w:rFonts w:eastAsiaTheme="minorEastAsia"/>
        </w:rPr>
        <w:t>DeGaetano</w:t>
      </w:r>
      <w:proofErr w:type="spellEnd"/>
      <w:r>
        <w:rPr>
          <w:rFonts w:eastAsiaTheme="minorEastAsia"/>
        </w:rPr>
        <w:t xml:space="preserve"> and </w:t>
      </w:r>
      <w:proofErr w:type="spellStart"/>
      <w:r>
        <w:rPr>
          <w:rFonts w:eastAsiaTheme="minorEastAsia"/>
        </w:rPr>
        <w:t>Zarrow</w:t>
      </w:r>
      <w:proofErr w:type="spellEnd"/>
      <w:r w:rsidR="00DF0422">
        <w:rPr>
          <w:rFonts w:eastAsiaTheme="minorEastAsia"/>
        </w:rPr>
        <w:t>)</w:t>
      </w:r>
    </w:p>
    <w:p w14:paraId="5DA6BF7B" w14:textId="713EDF52" w:rsidR="00457D2A" w:rsidRDefault="00677EC1" w:rsidP="00677EC1">
      <w:pPr>
        <w:rPr>
          <w:rFonts w:eastAsiaTheme="minorEastAsia"/>
        </w:rPr>
      </w:pPr>
      <w:r w:rsidRPr="00CB367F">
        <w:rPr>
          <w:rFonts w:ascii="Symbol" w:eastAsiaTheme="minorEastAsia" w:hAnsi="Symbol"/>
          <w:i/>
        </w:rPr>
        <w:t></w:t>
      </w:r>
      <w:r w:rsidRPr="00CB367F">
        <w:rPr>
          <w:rFonts w:eastAsiaTheme="minorEastAsia"/>
          <w:i/>
        </w:rPr>
        <w:t>,</w:t>
      </w:r>
      <w:r>
        <w:rPr>
          <w:rFonts w:eastAsiaTheme="minorEastAsia"/>
        </w:rPr>
        <w:t xml:space="preserve"> </w:t>
      </w:r>
      <w:r w:rsidRPr="00CB367F">
        <w:rPr>
          <w:rFonts w:ascii="Symbol" w:eastAsiaTheme="minorEastAsia" w:hAnsi="Symbol"/>
          <w:i/>
        </w:rPr>
        <w:t></w:t>
      </w:r>
      <w:r w:rsidR="008B3181">
        <w:rPr>
          <w:rFonts w:ascii="Symbol" w:eastAsiaTheme="minorEastAsia" w:hAnsi="Symbol"/>
          <w:i/>
        </w:rPr>
        <w:t></w:t>
      </w:r>
      <w:r>
        <w:rPr>
          <w:rFonts w:eastAsiaTheme="minorEastAsia"/>
        </w:rPr>
        <w:t xml:space="preserve"> and </w:t>
      </w:r>
      <w:r w:rsidRPr="00CB367F">
        <w:rPr>
          <w:rFonts w:ascii="Symbol" w:eastAsiaTheme="minorEastAsia" w:hAnsi="Symbol"/>
          <w:i/>
        </w:rPr>
        <w:t></w:t>
      </w:r>
      <w:r>
        <w:rPr>
          <w:rFonts w:eastAsiaTheme="minorEastAsia"/>
        </w:rPr>
        <w:t xml:space="preserve"> are </w:t>
      </w:r>
      <w:r w:rsidR="00457D2A">
        <w:rPr>
          <w:rFonts w:eastAsiaTheme="minorEastAsia"/>
        </w:rPr>
        <w:t>empirical coeffici</w:t>
      </w:r>
      <w:r w:rsidR="00757E6F">
        <w:rPr>
          <w:rFonts w:eastAsiaTheme="minorEastAsia"/>
        </w:rPr>
        <w:t>e</w:t>
      </w:r>
      <w:r w:rsidR="00457D2A">
        <w:rPr>
          <w:rFonts w:eastAsiaTheme="minorEastAsia"/>
        </w:rPr>
        <w:t>nts</w:t>
      </w:r>
      <w:r>
        <w:rPr>
          <w:rFonts w:eastAsiaTheme="minorEastAsia"/>
        </w:rPr>
        <w:t xml:space="preserve"> calculated from the curve-fitting </w:t>
      </w:r>
      <w:r w:rsidR="008B3181">
        <w:rPr>
          <w:rFonts w:eastAsiaTheme="minorEastAsia"/>
        </w:rPr>
        <w:t>for</w:t>
      </w:r>
      <w:r>
        <w:rPr>
          <w:rFonts w:eastAsiaTheme="minorEastAsia"/>
        </w:rPr>
        <w:t xml:space="preserve"> each duration. </w:t>
      </w:r>
    </w:p>
    <w:p w14:paraId="5742A998" w14:textId="20FB8360" w:rsidR="00DF0422" w:rsidRDefault="00677EC1" w:rsidP="00A76C39">
      <w:pPr>
        <w:rPr>
          <w:rFonts w:eastAsiaTheme="minorEastAsia"/>
        </w:rPr>
      </w:pPr>
      <w:r>
        <w:rPr>
          <w:rFonts w:eastAsiaTheme="minorEastAsia"/>
        </w:rPr>
        <w:t xml:space="preserve">The precipitation amounts </w:t>
      </w:r>
      <w:r w:rsidR="008B3181">
        <w:rPr>
          <w:rFonts w:eastAsiaTheme="minorEastAsia"/>
        </w:rPr>
        <w:t>(inches) we</w:t>
      </w:r>
      <w:r>
        <w:rPr>
          <w:rFonts w:eastAsiaTheme="minorEastAsia"/>
        </w:rPr>
        <w:t>re later converted to precipitation rates (inches/hour)</w:t>
      </w:r>
      <w:r w:rsidR="00457D2A">
        <w:rPr>
          <w:rFonts w:eastAsiaTheme="minorEastAsia"/>
        </w:rPr>
        <w:t>, and</w:t>
      </w:r>
      <w:r w:rsidR="008B3181" w:rsidRPr="008B3181">
        <w:rPr>
          <w:rFonts w:eastAsiaTheme="minorEastAsia"/>
        </w:rPr>
        <w:t xml:space="preserve"> </w:t>
      </w:r>
      <w:r w:rsidR="008B3181">
        <w:rPr>
          <w:rFonts w:eastAsiaTheme="minorEastAsia"/>
        </w:rPr>
        <w:t>for this dataset,</w:t>
      </w:r>
      <w:r w:rsidR="00457D2A">
        <w:rPr>
          <w:rFonts w:eastAsiaTheme="minorEastAsia"/>
        </w:rPr>
        <w:t xml:space="preserve"> </w:t>
      </w:r>
      <w:r w:rsidR="00DF0422" w:rsidRPr="00CB367F">
        <w:rPr>
          <w:rFonts w:ascii="Symbol" w:eastAsiaTheme="minorEastAsia" w:hAnsi="Symbol"/>
          <w:i/>
        </w:rPr>
        <w:t></w:t>
      </w:r>
      <w:r w:rsidR="00DF0422">
        <w:rPr>
          <w:rFonts w:eastAsiaTheme="minorEastAsia"/>
        </w:rPr>
        <w:t xml:space="preserve"> was calculated </w:t>
      </w:r>
      <w:r w:rsidR="008B3181">
        <w:rPr>
          <w:rFonts w:eastAsiaTheme="minorEastAsia"/>
        </w:rPr>
        <w:t>to be</w:t>
      </w:r>
      <w:r w:rsidR="00DF0422">
        <w:rPr>
          <w:rFonts w:eastAsiaTheme="minorEastAsia"/>
        </w:rPr>
        <w:t xml:space="preserve"> 0.968 yr</w:t>
      </w:r>
      <w:r w:rsidR="00DF0422" w:rsidRPr="005B3C00">
        <w:rPr>
          <w:rFonts w:eastAsiaTheme="minorEastAsia"/>
          <w:vertAlign w:val="superscript"/>
        </w:rPr>
        <w:t>-1</w:t>
      </w:r>
      <w:r w:rsidR="008B3181">
        <w:rPr>
          <w:rFonts w:eastAsiaTheme="minorEastAsia"/>
        </w:rPr>
        <w:t>.</w:t>
      </w:r>
    </w:p>
    <w:p w14:paraId="76880F3E" w14:textId="196EE231" w:rsidR="00457D2A" w:rsidRPr="00A37952" w:rsidRDefault="00457D2A" w:rsidP="00A76C39">
      <w:pPr>
        <w:rPr>
          <w:rFonts w:eastAsiaTheme="minorEastAsia"/>
          <w:b/>
          <w:bCs/>
        </w:rPr>
      </w:pPr>
      <w:r w:rsidRPr="00A37952">
        <w:rPr>
          <w:rFonts w:eastAsiaTheme="minorEastAsia"/>
          <w:b/>
          <w:bCs/>
        </w:rPr>
        <w:t>3.3</w:t>
      </w:r>
      <w:r w:rsidRPr="00A37952">
        <w:rPr>
          <w:rFonts w:eastAsiaTheme="minorEastAsia"/>
          <w:b/>
          <w:bCs/>
        </w:rPr>
        <w:tab/>
        <w:t>Results</w:t>
      </w:r>
    </w:p>
    <w:p w14:paraId="77282D38" w14:textId="7CCAEF61" w:rsidR="00757E6F" w:rsidRDefault="00A76C39" w:rsidP="00A76C39">
      <w:pPr>
        <w:rPr>
          <w:rFonts w:eastAsiaTheme="minorEastAsia"/>
        </w:rPr>
      </w:pPr>
      <w:r>
        <w:rPr>
          <w:rFonts w:eastAsiaTheme="minorEastAsia"/>
        </w:rPr>
        <w:t>Fig</w:t>
      </w:r>
      <w:r w:rsidR="00DD665A">
        <w:rPr>
          <w:rFonts w:eastAsiaTheme="minorEastAsia"/>
        </w:rPr>
        <w:t>ure</w:t>
      </w:r>
      <w:r>
        <w:rPr>
          <w:rFonts w:eastAsiaTheme="minorEastAsia"/>
        </w:rPr>
        <w:t xml:space="preserve"> </w:t>
      </w:r>
      <w:r w:rsidR="00DD665A">
        <w:rPr>
          <w:rFonts w:eastAsiaTheme="minorEastAsia"/>
        </w:rPr>
        <w:t>3-</w:t>
      </w:r>
      <w:r>
        <w:rPr>
          <w:rFonts w:eastAsiaTheme="minorEastAsia"/>
        </w:rPr>
        <w:t xml:space="preserve">1 shows the PDS for the </w:t>
      </w:r>
      <w:r w:rsidR="00B62888">
        <w:rPr>
          <w:rFonts w:eastAsiaTheme="minorEastAsia"/>
        </w:rPr>
        <w:t>15-minute</w:t>
      </w:r>
      <w:r>
        <w:rPr>
          <w:rFonts w:eastAsiaTheme="minorEastAsia"/>
        </w:rPr>
        <w:t xml:space="preserve"> duration dataset. </w:t>
      </w:r>
      <w:r w:rsidR="00457D2A">
        <w:rPr>
          <w:rFonts w:eastAsiaTheme="minorEastAsia"/>
        </w:rPr>
        <w:t xml:space="preserve">Since </w:t>
      </w:r>
      <w:r>
        <w:rPr>
          <w:rFonts w:eastAsiaTheme="minorEastAsia"/>
        </w:rPr>
        <w:t>there w</w:t>
      </w:r>
      <w:r w:rsidR="00457D2A">
        <w:rPr>
          <w:rFonts w:eastAsiaTheme="minorEastAsia"/>
        </w:rPr>
        <w:t xml:space="preserve">as </w:t>
      </w:r>
      <w:r w:rsidR="008B3181">
        <w:rPr>
          <w:rFonts w:eastAsiaTheme="minorEastAsia"/>
        </w:rPr>
        <w:t xml:space="preserve">a little </w:t>
      </w:r>
      <w:r w:rsidR="00457D2A">
        <w:rPr>
          <w:rFonts w:eastAsiaTheme="minorEastAsia"/>
        </w:rPr>
        <w:t>more than</w:t>
      </w:r>
      <w:r>
        <w:rPr>
          <w:rFonts w:eastAsiaTheme="minorEastAsia"/>
        </w:rPr>
        <w:t xml:space="preserve"> 28 years of data, the top 28 </w:t>
      </w:r>
      <w:r w:rsidR="00457D2A">
        <w:rPr>
          <w:rFonts w:eastAsiaTheme="minorEastAsia"/>
        </w:rPr>
        <w:t xml:space="preserve">15-minute </w:t>
      </w:r>
      <w:r>
        <w:rPr>
          <w:rFonts w:eastAsiaTheme="minorEastAsia"/>
        </w:rPr>
        <w:t xml:space="preserve">precipitation events </w:t>
      </w:r>
      <w:r w:rsidR="008B3181">
        <w:rPr>
          <w:rFonts w:eastAsiaTheme="minorEastAsia"/>
        </w:rPr>
        <w:t xml:space="preserve">during that period </w:t>
      </w:r>
      <w:r>
        <w:rPr>
          <w:rFonts w:eastAsiaTheme="minorEastAsia"/>
        </w:rPr>
        <w:t xml:space="preserve">were </w:t>
      </w:r>
      <w:r w:rsidR="00457D2A">
        <w:rPr>
          <w:rFonts w:eastAsiaTheme="minorEastAsia"/>
        </w:rPr>
        <w:t>selected</w:t>
      </w:r>
      <w:r>
        <w:rPr>
          <w:rFonts w:eastAsiaTheme="minorEastAsia"/>
        </w:rPr>
        <w:t xml:space="preserve">, </w:t>
      </w:r>
      <w:r w:rsidR="00457D2A">
        <w:rPr>
          <w:rFonts w:eastAsiaTheme="minorEastAsia"/>
        </w:rPr>
        <w:t xml:space="preserve">with the </w:t>
      </w:r>
      <w:r>
        <w:rPr>
          <w:rFonts w:eastAsiaTheme="minorEastAsia"/>
        </w:rPr>
        <w:t>requir</w:t>
      </w:r>
      <w:r w:rsidR="00457D2A">
        <w:rPr>
          <w:rFonts w:eastAsiaTheme="minorEastAsia"/>
        </w:rPr>
        <w:t>ement</w:t>
      </w:r>
      <w:r>
        <w:rPr>
          <w:rFonts w:eastAsiaTheme="minorEastAsia"/>
        </w:rPr>
        <w:t xml:space="preserve"> that they </w:t>
      </w:r>
      <w:r w:rsidR="008B3181">
        <w:rPr>
          <w:rFonts w:eastAsiaTheme="minorEastAsia"/>
        </w:rPr>
        <w:t xml:space="preserve">occurred </w:t>
      </w:r>
      <w:r>
        <w:rPr>
          <w:rFonts w:eastAsiaTheme="minorEastAsia"/>
        </w:rPr>
        <w:t>at least 12 hours apart</w:t>
      </w:r>
      <w:r w:rsidR="00457D2A">
        <w:rPr>
          <w:rFonts w:eastAsiaTheme="minorEastAsia"/>
        </w:rPr>
        <w:t xml:space="preserve">. </w:t>
      </w:r>
      <w:r w:rsidR="008B3181">
        <w:rPr>
          <w:rFonts w:eastAsiaTheme="minorEastAsia"/>
        </w:rPr>
        <w:t>This requirement was invoked to establish event i</w:t>
      </w:r>
      <w:r w:rsidR="00457D2A">
        <w:rPr>
          <w:rFonts w:eastAsiaTheme="minorEastAsia"/>
        </w:rPr>
        <w:t>ndependence</w:t>
      </w:r>
      <w:r w:rsidR="008B3181">
        <w:rPr>
          <w:rFonts w:eastAsiaTheme="minorEastAsia"/>
        </w:rPr>
        <w:t xml:space="preserve">, </w:t>
      </w:r>
      <w:r w:rsidR="00457D2A">
        <w:rPr>
          <w:rFonts w:eastAsiaTheme="minorEastAsia"/>
        </w:rPr>
        <w:t xml:space="preserve">defined as </w:t>
      </w:r>
      <w:r>
        <w:rPr>
          <w:rFonts w:eastAsiaTheme="minorEastAsia"/>
        </w:rPr>
        <w:t xml:space="preserve">not </w:t>
      </w:r>
      <w:r w:rsidR="00757E6F">
        <w:rPr>
          <w:rFonts w:eastAsiaTheme="minorEastAsia"/>
        </w:rPr>
        <w:t xml:space="preserve">occurring </w:t>
      </w:r>
      <w:r w:rsidR="00457D2A">
        <w:rPr>
          <w:rFonts w:eastAsiaTheme="minorEastAsia"/>
        </w:rPr>
        <w:t>from</w:t>
      </w:r>
      <w:r>
        <w:rPr>
          <w:rFonts w:eastAsiaTheme="minorEastAsia"/>
        </w:rPr>
        <w:t xml:space="preserve"> the same storm</w:t>
      </w:r>
      <w:r w:rsidR="00457D2A">
        <w:rPr>
          <w:rFonts w:eastAsiaTheme="minorEastAsia"/>
        </w:rPr>
        <w:t xml:space="preserve"> system</w:t>
      </w:r>
      <w:r>
        <w:rPr>
          <w:rFonts w:eastAsiaTheme="minorEastAsia"/>
        </w:rPr>
        <w:t xml:space="preserve">. </w:t>
      </w:r>
    </w:p>
    <w:p w14:paraId="4CADFDC1" w14:textId="1FFC4AF1" w:rsidR="00A76C39" w:rsidRDefault="00A76C39" w:rsidP="00A76C39">
      <w:pPr>
        <w:rPr>
          <w:rFonts w:eastAsiaTheme="minorEastAsia"/>
        </w:rPr>
      </w:pPr>
      <w:r>
        <w:rPr>
          <w:rFonts w:eastAsiaTheme="minorEastAsia"/>
        </w:rPr>
        <w:t>Other</w:t>
      </w:r>
      <w:r w:rsidR="00457D2A">
        <w:rPr>
          <w:rFonts w:eastAsiaTheme="minorEastAsia"/>
        </w:rPr>
        <w:t xml:space="preserve"> analyst</w:t>
      </w:r>
      <w:r>
        <w:rPr>
          <w:rFonts w:eastAsiaTheme="minorEastAsia"/>
        </w:rPr>
        <w:t xml:space="preserve">s </w:t>
      </w:r>
      <w:r w:rsidR="008B3181">
        <w:rPr>
          <w:rFonts w:eastAsiaTheme="minorEastAsia"/>
        </w:rPr>
        <w:t>apply</w:t>
      </w:r>
      <w:r>
        <w:rPr>
          <w:rFonts w:eastAsiaTheme="minorEastAsia"/>
        </w:rPr>
        <w:t xml:space="preserve"> a </w:t>
      </w:r>
      <w:r w:rsidR="00457D2A">
        <w:rPr>
          <w:rFonts w:eastAsiaTheme="minorEastAsia"/>
        </w:rPr>
        <w:t xml:space="preserve">much </w:t>
      </w:r>
      <w:r>
        <w:rPr>
          <w:rFonts w:eastAsiaTheme="minorEastAsia"/>
        </w:rPr>
        <w:t xml:space="preserve">longer separation </w:t>
      </w:r>
      <w:r w:rsidR="00757E6F">
        <w:rPr>
          <w:rFonts w:eastAsiaTheme="minorEastAsia"/>
        </w:rPr>
        <w:t xml:space="preserve">period </w:t>
      </w:r>
      <w:r w:rsidR="009364D3">
        <w:rPr>
          <w:rFonts w:eastAsiaTheme="minorEastAsia"/>
        </w:rPr>
        <w:t xml:space="preserve">of </w:t>
      </w:r>
      <w:r>
        <w:rPr>
          <w:rFonts w:eastAsiaTheme="minorEastAsia"/>
        </w:rPr>
        <w:t>7 days</w:t>
      </w:r>
      <w:r w:rsidR="00457D2A">
        <w:rPr>
          <w:rFonts w:eastAsiaTheme="minorEastAsia"/>
        </w:rPr>
        <w:t xml:space="preserve">, as recommended by </w:t>
      </w:r>
      <w:proofErr w:type="spellStart"/>
      <w:r w:rsidR="0044096F">
        <w:rPr>
          <w:rFonts w:eastAsiaTheme="minorEastAsia"/>
        </w:rPr>
        <w:t>DeGaetano</w:t>
      </w:r>
      <w:proofErr w:type="spellEnd"/>
      <w:r w:rsidR="0044096F">
        <w:rPr>
          <w:rFonts w:eastAsiaTheme="minorEastAsia"/>
        </w:rPr>
        <w:t xml:space="preserve"> and </w:t>
      </w:r>
      <w:proofErr w:type="spellStart"/>
      <w:r w:rsidR="0044096F">
        <w:rPr>
          <w:rFonts w:eastAsiaTheme="minorEastAsia"/>
        </w:rPr>
        <w:t>Zarrow</w:t>
      </w:r>
      <w:proofErr w:type="spellEnd"/>
      <w:r>
        <w:rPr>
          <w:rFonts w:eastAsiaTheme="minorEastAsia"/>
        </w:rPr>
        <w:t xml:space="preserve">, to ensure that a synoptic </w:t>
      </w:r>
      <w:r w:rsidR="008B3181">
        <w:rPr>
          <w:rFonts w:eastAsiaTheme="minorEastAsia"/>
        </w:rPr>
        <w:t xml:space="preserve">scale </w:t>
      </w:r>
      <w:r>
        <w:rPr>
          <w:rFonts w:eastAsiaTheme="minorEastAsia"/>
        </w:rPr>
        <w:t xml:space="preserve">system </w:t>
      </w:r>
      <w:r w:rsidR="00457D2A">
        <w:rPr>
          <w:rFonts w:eastAsiaTheme="minorEastAsia"/>
        </w:rPr>
        <w:t xml:space="preserve">lasting multiple days </w:t>
      </w:r>
      <w:r>
        <w:rPr>
          <w:rFonts w:eastAsiaTheme="minorEastAsia"/>
        </w:rPr>
        <w:t xml:space="preserve">could only be represented once in the series. </w:t>
      </w:r>
      <w:r w:rsidR="00CD3D08">
        <w:rPr>
          <w:rFonts w:eastAsiaTheme="minorEastAsia"/>
        </w:rPr>
        <w:t xml:space="preserve">However, since </w:t>
      </w:r>
      <w:r>
        <w:rPr>
          <w:rFonts w:eastAsiaTheme="minorEastAsia"/>
        </w:rPr>
        <w:t xml:space="preserve">all </w:t>
      </w:r>
      <w:r w:rsidR="00457D2A">
        <w:rPr>
          <w:rFonts w:eastAsiaTheme="minorEastAsia"/>
        </w:rPr>
        <w:t xml:space="preserve">of </w:t>
      </w:r>
      <w:r w:rsidR="00757E6F">
        <w:rPr>
          <w:rFonts w:eastAsiaTheme="minorEastAsia"/>
        </w:rPr>
        <w:t xml:space="preserve">the </w:t>
      </w:r>
      <w:r>
        <w:rPr>
          <w:rFonts w:eastAsiaTheme="minorEastAsia"/>
        </w:rPr>
        <w:t xml:space="preserve">top </w:t>
      </w:r>
      <w:r w:rsidR="00757E6F">
        <w:rPr>
          <w:rFonts w:eastAsiaTheme="minorEastAsia"/>
        </w:rPr>
        <w:t xml:space="preserve">28 15-minute precipitation </w:t>
      </w:r>
      <w:r>
        <w:rPr>
          <w:rFonts w:eastAsiaTheme="minorEastAsia"/>
        </w:rPr>
        <w:t xml:space="preserve">events </w:t>
      </w:r>
      <w:r w:rsidR="00757E6F">
        <w:rPr>
          <w:rFonts w:eastAsiaTheme="minorEastAsia"/>
        </w:rPr>
        <w:t xml:space="preserve">were caused by </w:t>
      </w:r>
      <w:r>
        <w:rPr>
          <w:rFonts w:eastAsiaTheme="minorEastAsia"/>
        </w:rPr>
        <w:t>warm season convective storms</w:t>
      </w:r>
      <w:r w:rsidR="00757E6F">
        <w:rPr>
          <w:rFonts w:eastAsiaTheme="minorEastAsia"/>
        </w:rPr>
        <w:t xml:space="preserve"> of much smaller scale</w:t>
      </w:r>
      <w:r w:rsidR="008B3181">
        <w:rPr>
          <w:rFonts w:eastAsiaTheme="minorEastAsia"/>
        </w:rPr>
        <w:t xml:space="preserve"> (i.e., mesoscale)</w:t>
      </w:r>
      <w:r w:rsidR="00757E6F">
        <w:rPr>
          <w:rFonts w:eastAsiaTheme="minorEastAsia"/>
        </w:rPr>
        <w:t xml:space="preserve">, and which </w:t>
      </w:r>
      <w:r w:rsidR="009364D3">
        <w:rPr>
          <w:rFonts w:eastAsiaTheme="minorEastAsia"/>
        </w:rPr>
        <w:t xml:space="preserve">typically last </w:t>
      </w:r>
      <w:r w:rsidR="00757E6F">
        <w:rPr>
          <w:rFonts w:eastAsiaTheme="minorEastAsia"/>
        </w:rPr>
        <w:t xml:space="preserve">for </w:t>
      </w:r>
      <w:r w:rsidR="009364D3">
        <w:rPr>
          <w:rFonts w:eastAsiaTheme="minorEastAsia"/>
        </w:rPr>
        <w:t xml:space="preserve">a </w:t>
      </w:r>
      <w:r w:rsidR="008B3181">
        <w:rPr>
          <w:rFonts w:eastAsiaTheme="minorEastAsia"/>
        </w:rPr>
        <w:t>short period</w:t>
      </w:r>
      <w:r>
        <w:rPr>
          <w:rFonts w:eastAsiaTheme="minorEastAsia"/>
        </w:rPr>
        <w:t xml:space="preserve">, </w:t>
      </w:r>
      <w:r w:rsidR="009364D3">
        <w:rPr>
          <w:rFonts w:eastAsiaTheme="minorEastAsia"/>
        </w:rPr>
        <w:t xml:space="preserve">a 12-hour separation between events </w:t>
      </w:r>
      <w:r w:rsidR="0044096F">
        <w:rPr>
          <w:rFonts w:eastAsiaTheme="minorEastAsia"/>
        </w:rPr>
        <w:t>seems</w:t>
      </w:r>
      <w:r>
        <w:rPr>
          <w:rFonts w:eastAsiaTheme="minorEastAsia"/>
        </w:rPr>
        <w:t xml:space="preserve"> </w:t>
      </w:r>
      <w:r w:rsidR="00757E6F">
        <w:rPr>
          <w:rFonts w:eastAsiaTheme="minorEastAsia"/>
        </w:rPr>
        <w:t>reasonable for LANL climatology</w:t>
      </w:r>
      <w:r>
        <w:rPr>
          <w:rFonts w:eastAsiaTheme="minorEastAsia"/>
        </w:rPr>
        <w:t>.</w:t>
      </w:r>
      <w:r w:rsidR="009E65BC">
        <w:rPr>
          <w:rFonts w:eastAsiaTheme="minorEastAsia"/>
        </w:rPr>
        <w:t xml:space="preserve"> These summertime convective storms are almost-entirely driven by the North American Monsoon (Adams and </w:t>
      </w:r>
      <w:proofErr w:type="spellStart"/>
      <w:r w:rsidR="009E65BC">
        <w:rPr>
          <w:rFonts w:eastAsiaTheme="minorEastAsia"/>
        </w:rPr>
        <w:t>Comrie</w:t>
      </w:r>
      <w:proofErr w:type="spellEnd"/>
      <w:r w:rsidR="009E65BC">
        <w:rPr>
          <w:rFonts w:eastAsiaTheme="minorEastAsia"/>
        </w:rPr>
        <w:t xml:space="preserve"> 1997).</w:t>
      </w:r>
    </w:p>
    <w:p w14:paraId="1617EE4D" w14:textId="2630F028" w:rsidR="00A76C39" w:rsidRDefault="009254F3" w:rsidP="005B3C00">
      <w:pPr>
        <w:keepNext/>
        <w:keepLines/>
        <w:rPr>
          <w:rFonts w:eastAsiaTheme="minorEastAsia"/>
          <w:b/>
        </w:rPr>
      </w:pPr>
      <w:r>
        <w:rPr>
          <w:noProof/>
        </w:rPr>
        <w:drawing>
          <wp:inline distT="0" distB="0" distL="0" distR="0" wp14:anchorId="125D44BB" wp14:editId="683492B3">
            <wp:extent cx="5943600" cy="3315970"/>
            <wp:effectExtent l="0" t="0" r="0" b="1778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Pr>
          <w:rFonts w:eastAsiaTheme="minorEastAsia"/>
          <w:b/>
          <w:noProof/>
        </w:rPr>
        <w:t xml:space="preserve"> </w:t>
      </w:r>
    </w:p>
    <w:p w14:paraId="3207EAA2" w14:textId="55ADEBA3" w:rsidR="00A76C39" w:rsidRDefault="00A76C39" w:rsidP="005B3C00">
      <w:pPr>
        <w:pStyle w:val="FigureCaption"/>
        <w:keepNext/>
        <w:keepLines/>
        <w:rPr>
          <w:rFonts w:eastAsiaTheme="minorEastAsia"/>
          <w:b/>
        </w:rPr>
      </w:pPr>
      <w:bookmarkStart w:id="39" w:name="_Toc33433416"/>
      <w:r w:rsidRPr="00A37952">
        <w:rPr>
          <w:b/>
          <w:bCs/>
          <w:sz w:val="22"/>
          <w:szCs w:val="22"/>
        </w:rPr>
        <w:t>Fig</w:t>
      </w:r>
      <w:r w:rsidR="00DD665A" w:rsidRPr="00A37952">
        <w:rPr>
          <w:b/>
          <w:bCs/>
          <w:sz w:val="22"/>
          <w:szCs w:val="22"/>
        </w:rPr>
        <w:t>ure</w:t>
      </w:r>
      <w:r w:rsidRPr="00A37952">
        <w:rPr>
          <w:b/>
          <w:bCs/>
          <w:sz w:val="22"/>
          <w:szCs w:val="22"/>
        </w:rPr>
        <w:t xml:space="preserve"> </w:t>
      </w:r>
      <w:r w:rsidR="00DD665A" w:rsidRPr="00A37952">
        <w:rPr>
          <w:b/>
          <w:bCs/>
          <w:sz w:val="22"/>
          <w:szCs w:val="22"/>
        </w:rPr>
        <w:t>3-</w:t>
      </w:r>
      <w:r w:rsidRPr="00A37952">
        <w:rPr>
          <w:b/>
          <w:bCs/>
          <w:sz w:val="22"/>
          <w:szCs w:val="22"/>
        </w:rPr>
        <w:t>1</w:t>
      </w:r>
      <w:r w:rsidRPr="00A37952">
        <w:rPr>
          <w:sz w:val="22"/>
          <w:szCs w:val="22"/>
        </w:rPr>
        <w:t xml:space="preserve">: </w:t>
      </w:r>
      <w:r w:rsidR="00757E6F">
        <w:rPr>
          <w:rFonts w:eastAsiaTheme="minorEastAsia"/>
          <w:sz w:val="22"/>
          <w:szCs w:val="22"/>
        </w:rPr>
        <w:t>PDS</w:t>
      </w:r>
      <w:r w:rsidRPr="00A37952">
        <w:rPr>
          <w:rFonts w:eastAsiaTheme="minorEastAsia"/>
          <w:sz w:val="22"/>
          <w:szCs w:val="22"/>
        </w:rPr>
        <w:t xml:space="preserve"> for </w:t>
      </w:r>
      <w:r w:rsidR="0094356C" w:rsidRPr="00A37952">
        <w:rPr>
          <w:rFonts w:eastAsiaTheme="minorEastAsia"/>
          <w:sz w:val="22"/>
          <w:szCs w:val="22"/>
        </w:rPr>
        <w:t>15-minute</w:t>
      </w:r>
      <w:r w:rsidRPr="00A37952">
        <w:rPr>
          <w:rFonts w:eastAsiaTheme="minorEastAsia"/>
          <w:sz w:val="22"/>
          <w:szCs w:val="22"/>
        </w:rPr>
        <w:t xml:space="preserve"> </w:t>
      </w:r>
      <w:r w:rsidR="00757E6F">
        <w:rPr>
          <w:rFonts w:eastAsiaTheme="minorEastAsia"/>
          <w:sz w:val="22"/>
          <w:szCs w:val="22"/>
        </w:rPr>
        <w:t xml:space="preserve">precipitation </w:t>
      </w:r>
      <w:r w:rsidRPr="00A37952">
        <w:rPr>
          <w:rFonts w:eastAsiaTheme="minorEastAsia"/>
          <w:sz w:val="22"/>
          <w:szCs w:val="22"/>
        </w:rPr>
        <w:t xml:space="preserve">data showing the 28 </w:t>
      </w:r>
      <w:r w:rsidR="00757E6F">
        <w:rPr>
          <w:rFonts w:eastAsiaTheme="minorEastAsia"/>
          <w:sz w:val="22"/>
          <w:szCs w:val="22"/>
        </w:rPr>
        <w:t>top</w:t>
      </w:r>
      <w:r w:rsidR="00757E6F" w:rsidRPr="00A37952">
        <w:rPr>
          <w:rFonts w:eastAsiaTheme="minorEastAsia"/>
          <w:sz w:val="22"/>
          <w:szCs w:val="22"/>
        </w:rPr>
        <w:t xml:space="preserve"> </w:t>
      </w:r>
      <w:r w:rsidRPr="00A37952">
        <w:rPr>
          <w:rFonts w:eastAsiaTheme="minorEastAsia"/>
          <w:sz w:val="22"/>
          <w:szCs w:val="22"/>
        </w:rPr>
        <w:t>precipitation events</w:t>
      </w:r>
      <w:r w:rsidR="00BF64C6" w:rsidRPr="00A37952">
        <w:rPr>
          <w:rFonts w:eastAsiaTheme="minorEastAsia"/>
          <w:sz w:val="22"/>
          <w:szCs w:val="22"/>
        </w:rPr>
        <w:t xml:space="preserve"> and the date</w:t>
      </w:r>
      <w:r w:rsidR="001614BA" w:rsidRPr="00A37952">
        <w:rPr>
          <w:rFonts w:eastAsiaTheme="minorEastAsia"/>
          <w:sz w:val="22"/>
          <w:szCs w:val="22"/>
        </w:rPr>
        <w:t xml:space="preserve">s when they </w:t>
      </w:r>
      <w:r w:rsidR="00BF64C6" w:rsidRPr="00A37952">
        <w:rPr>
          <w:rFonts w:eastAsiaTheme="minorEastAsia"/>
          <w:sz w:val="22"/>
          <w:szCs w:val="22"/>
        </w:rPr>
        <w:t>occurred</w:t>
      </w:r>
      <w:r w:rsidRPr="00A37952">
        <w:rPr>
          <w:rFonts w:eastAsiaTheme="minorEastAsia"/>
          <w:sz w:val="22"/>
          <w:szCs w:val="22"/>
        </w:rPr>
        <w:t>.</w:t>
      </w:r>
      <w:r w:rsidR="00CF1BD4" w:rsidRPr="00A37952">
        <w:rPr>
          <w:rFonts w:eastAsiaTheme="minorEastAsia"/>
          <w:vertAlign w:val="superscript"/>
        </w:rPr>
        <w:t>1</w:t>
      </w:r>
      <w:r>
        <w:rPr>
          <w:rFonts w:eastAsiaTheme="minorEastAsia"/>
        </w:rPr>
        <w:t xml:space="preserve"> </w:t>
      </w:r>
      <w:bookmarkEnd w:id="39"/>
    </w:p>
    <w:p w14:paraId="17F15540" w14:textId="471C230D" w:rsidR="00AC6D05" w:rsidRPr="00A37952" w:rsidRDefault="00AC6D05" w:rsidP="00AC6D05">
      <w:pPr>
        <w:pStyle w:val="FigureCaption"/>
        <w:keepNext/>
        <w:keepLines/>
        <w:spacing w:line="240" w:lineRule="auto"/>
        <w:rPr>
          <w:sz w:val="18"/>
          <w:szCs w:val="18"/>
        </w:rPr>
      </w:pPr>
      <w:r w:rsidRPr="00A37952">
        <w:rPr>
          <w:rFonts w:eastAsiaTheme="minorEastAsia"/>
          <w:sz w:val="22"/>
          <w:szCs w:val="22"/>
          <w:vertAlign w:val="superscript"/>
        </w:rPr>
        <w:t xml:space="preserve">1 The second and third largest </w:t>
      </w:r>
      <w:r w:rsidR="008B3181">
        <w:rPr>
          <w:rFonts w:eastAsiaTheme="minorEastAsia"/>
          <w:sz w:val="22"/>
          <w:szCs w:val="22"/>
          <w:vertAlign w:val="superscript"/>
        </w:rPr>
        <w:t xml:space="preserve">precipitation </w:t>
      </w:r>
      <w:r w:rsidRPr="00A37952">
        <w:rPr>
          <w:rFonts w:eastAsiaTheme="minorEastAsia"/>
          <w:sz w:val="22"/>
          <w:szCs w:val="22"/>
          <w:vertAlign w:val="superscript"/>
        </w:rPr>
        <w:t>events occurred on successive days, showing the possible significance of the minimum separation criteria (12 hours). All extreme 15-minute events occurred in the warm season</w:t>
      </w:r>
      <w:r w:rsidR="000845B6">
        <w:rPr>
          <w:rFonts w:eastAsiaTheme="minorEastAsia"/>
          <w:sz w:val="22"/>
          <w:szCs w:val="22"/>
          <w:vertAlign w:val="superscript"/>
        </w:rPr>
        <w:t>.</w:t>
      </w:r>
    </w:p>
    <w:p w14:paraId="3A33A40C" w14:textId="045DB42A" w:rsidR="00FF4E6F" w:rsidRPr="00A37952" w:rsidRDefault="00A76C39" w:rsidP="00FF4E6F">
      <w:pPr>
        <w:autoSpaceDE w:val="0"/>
        <w:autoSpaceDN w:val="0"/>
        <w:adjustRightInd w:val="0"/>
        <w:spacing w:after="0" w:line="240" w:lineRule="auto"/>
        <w:rPr>
          <w:rFonts w:cs="Arial"/>
          <w:szCs w:val="23"/>
        </w:rPr>
      </w:pPr>
      <w:r>
        <w:rPr>
          <w:rFonts w:eastAsiaTheme="minorEastAsia"/>
        </w:rPr>
        <w:t xml:space="preserve">As described in </w:t>
      </w:r>
      <w:proofErr w:type="spellStart"/>
      <w:r>
        <w:rPr>
          <w:rFonts w:eastAsiaTheme="minorEastAsia"/>
        </w:rPr>
        <w:t>DeGaetano</w:t>
      </w:r>
      <w:proofErr w:type="spellEnd"/>
      <w:r>
        <w:rPr>
          <w:rFonts w:eastAsiaTheme="minorEastAsia"/>
        </w:rPr>
        <w:t xml:space="preserve"> and </w:t>
      </w:r>
      <w:proofErr w:type="spellStart"/>
      <w:r>
        <w:rPr>
          <w:rFonts w:eastAsiaTheme="minorEastAsia"/>
        </w:rPr>
        <w:t>Zarrow</w:t>
      </w:r>
      <w:proofErr w:type="spellEnd"/>
      <w:r w:rsidR="00E440F8">
        <w:rPr>
          <w:rFonts w:eastAsiaTheme="minorEastAsia"/>
        </w:rPr>
        <w:t xml:space="preserve"> and the NOAA Atlas</w:t>
      </w:r>
      <w:r>
        <w:rPr>
          <w:rFonts w:eastAsiaTheme="minorEastAsia"/>
        </w:rPr>
        <w:t xml:space="preserve">, a special procedure was </w:t>
      </w:r>
      <w:r w:rsidR="00E440F8">
        <w:rPr>
          <w:rFonts w:eastAsiaTheme="minorEastAsia"/>
        </w:rPr>
        <w:t xml:space="preserve">necessary </w:t>
      </w:r>
      <w:r>
        <w:rPr>
          <w:rFonts w:eastAsiaTheme="minorEastAsia"/>
        </w:rPr>
        <w:t xml:space="preserve">to calculate the </w:t>
      </w:r>
      <w:r w:rsidR="00EA5911">
        <w:rPr>
          <w:rFonts w:eastAsiaTheme="minorEastAsia"/>
        </w:rPr>
        <w:t>1-year</w:t>
      </w:r>
      <w:r>
        <w:rPr>
          <w:rFonts w:eastAsiaTheme="minorEastAsia"/>
        </w:rPr>
        <w:t xml:space="preserve"> recurrence interval values. </w:t>
      </w:r>
      <w:r w:rsidR="00FF4E6F">
        <w:rPr>
          <w:rFonts w:eastAsiaTheme="minorEastAsia"/>
        </w:rPr>
        <w:t>From the NOAA Atlas: “</w:t>
      </w:r>
      <w:r w:rsidR="00FF4E6F" w:rsidRPr="00A37952">
        <w:rPr>
          <w:rFonts w:cs="Arial"/>
          <w:szCs w:val="23"/>
        </w:rPr>
        <w:t>A 1-year AEP estimate, associated with AMS, has little meaning statistically or physically.</w:t>
      </w:r>
    </w:p>
    <w:p w14:paraId="06A44B2D" w14:textId="3B740C17" w:rsidR="00A76C39" w:rsidRDefault="00FF4E6F" w:rsidP="00A37952">
      <w:pPr>
        <w:autoSpaceDE w:val="0"/>
        <w:autoSpaceDN w:val="0"/>
        <w:adjustRightInd w:val="0"/>
        <w:spacing w:after="0" w:line="240" w:lineRule="auto"/>
        <w:rPr>
          <w:rFonts w:eastAsiaTheme="minorEastAsia"/>
        </w:rPr>
      </w:pPr>
      <w:r w:rsidRPr="00A37952">
        <w:rPr>
          <w:rFonts w:cs="Arial"/>
          <w:szCs w:val="23"/>
        </w:rPr>
        <w:t>However, the 1-year ARI, associated with PDS does have</w:t>
      </w:r>
      <w:r>
        <w:rPr>
          <w:rFonts w:cs="Arial"/>
          <w:szCs w:val="23"/>
        </w:rPr>
        <w:t xml:space="preserve"> meaning and is used in several </w:t>
      </w:r>
      <w:r w:rsidRPr="00A37952">
        <w:rPr>
          <w:rFonts w:cs="Arial"/>
          <w:szCs w:val="23"/>
        </w:rPr>
        <w:t>practical</w:t>
      </w:r>
      <w:r>
        <w:rPr>
          <w:rFonts w:cs="Arial"/>
          <w:szCs w:val="23"/>
        </w:rPr>
        <w:t xml:space="preserve"> a</w:t>
      </w:r>
      <w:r w:rsidRPr="00A37952">
        <w:rPr>
          <w:rFonts w:cs="Arial"/>
          <w:szCs w:val="23"/>
        </w:rPr>
        <w:t>pplications.</w:t>
      </w:r>
      <w:r>
        <w:rPr>
          <w:rFonts w:cs="Arial"/>
          <w:szCs w:val="23"/>
        </w:rPr>
        <w:t xml:space="preserve">” It then demonstrates that </w:t>
      </w:r>
      <w:r w:rsidR="00777BB6">
        <w:rPr>
          <w:rFonts w:cs="Arial"/>
          <w:szCs w:val="23"/>
        </w:rPr>
        <w:t xml:space="preserve">an </w:t>
      </w:r>
      <w:r>
        <w:rPr>
          <w:rFonts w:cs="Arial"/>
          <w:szCs w:val="23"/>
        </w:rPr>
        <w:t xml:space="preserve">AMS-calculated recurrence interval of 1.58 years is mathematically equivalent to the desired PDS recurrence interval of 1 year. </w:t>
      </w:r>
      <w:r>
        <w:rPr>
          <w:rFonts w:eastAsiaTheme="minorEastAsia"/>
        </w:rPr>
        <w:t>So f</w:t>
      </w:r>
      <w:r w:rsidR="00A76C39">
        <w:rPr>
          <w:rFonts w:eastAsiaTheme="minorEastAsia"/>
        </w:rPr>
        <w:t xml:space="preserve">or each </w:t>
      </w:r>
      <w:r w:rsidR="00DC7F26">
        <w:rPr>
          <w:rFonts w:eastAsiaTheme="minorEastAsia"/>
        </w:rPr>
        <w:t xml:space="preserve">of the eight </w:t>
      </w:r>
      <w:r w:rsidR="00A76C39">
        <w:rPr>
          <w:rFonts w:eastAsiaTheme="minorEastAsia"/>
        </w:rPr>
        <w:t>duration</w:t>
      </w:r>
      <w:r w:rsidR="00585BB7">
        <w:rPr>
          <w:rFonts w:eastAsiaTheme="minorEastAsia"/>
        </w:rPr>
        <w:t xml:space="preserve"> period</w:t>
      </w:r>
      <w:r w:rsidR="00DC7F26">
        <w:rPr>
          <w:rFonts w:eastAsiaTheme="minorEastAsia"/>
        </w:rPr>
        <w:t>s</w:t>
      </w:r>
      <w:r w:rsidR="00A76C39">
        <w:rPr>
          <w:rFonts w:eastAsiaTheme="minorEastAsia"/>
        </w:rPr>
        <w:t xml:space="preserve">, an </w:t>
      </w:r>
      <w:r w:rsidR="00757E6F">
        <w:rPr>
          <w:rFonts w:eastAsiaTheme="minorEastAsia"/>
        </w:rPr>
        <w:t>AMS</w:t>
      </w:r>
      <w:r w:rsidR="00A76C39">
        <w:rPr>
          <w:rFonts w:eastAsiaTheme="minorEastAsia"/>
        </w:rPr>
        <w:t xml:space="preserve"> was constructed, a beta-P curve was fitted to the </w:t>
      </w:r>
      <w:r w:rsidR="00757E6F">
        <w:rPr>
          <w:rFonts w:eastAsiaTheme="minorEastAsia"/>
        </w:rPr>
        <w:t xml:space="preserve">precipitation </w:t>
      </w:r>
      <w:r w:rsidR="00A76C39">
        <w:rPr>
          <w:rFonts w:eastAsiaTheme="minorEastAsia"/>
        </w:rPr>
        <w:t>data, and a single extreme value was calculated for a recurrence interval of 1.58 years</w:t>
      </w:r>
      <w:r>
        <w:rPr>
          <w:rFonts w:eastAsiaTheme="minorEastAsia"/>
        </w:rPr>
        <w:t xml:space="preserve"> and assigned to the</w:t>
      </w:r>
      <w:r w:rsidR="00A76C39">
        <w:rPr>
          <w:rFonts w:eastAsiaTheme="minorEastAsia"/>
        </w:rPr>
        <w:t xml:space="preserve"> PDS recurrence interval </w:t>
      </w:r>
      <w:r>
        <w:rPr>
          <w:rFonts w:eastAsiaTheme="minorEastAsia"/>
        </w:rPr>
        <w:t>for</w:t>
      </w:r>
      <w:r w:rsidR="00A76C39">
        <w:rPr>
          <w:rFonts w:eastAsiaTheme="minorEastAsia"/>
        </w:rPr>
        <w:t xml:space="preserve"> 1 year. </w:t>
      </w:r>
    </w:p>
    <w:p w14:paraId="3A4D93F1" w14:textId="77777777" w:rsidR="00FF4E6F" w:rsidRPr="00A37952" w:rsidRDefault="00FF4E6F" w:rsidP="00A37952">
      <w:pPr>
        <w:autoSpaceDE w:val="0"/>
        <w:autoSpaceDN w:val="0"/>
        <w:adjustRightInd w:val="0"/>
        <w:spacing w:after="0" w:line="240" w:lineRule="auto"/>
        <w:rPr>
          <w:rFonts w:cs="Arial"/>
          <w:szCs w:val="23"/>
        </w:rPr>
      </w:pPr>
    </w:p>
    <w:p w14:paraId="6560BA9F" w14:textId="296B8107" w:rsidR="00585BB7" w:rsidRDefault="00585BB7" w:rsidP="00A76C39">
      <w:pPr>
        <w:rPr>
          <w:rFonts w:eastAsiaTheme="minorEastAsia"/>
        </w:rPr>
      </w:pPr>
      <w:r>
        <w:rPr>
          <w:rFonts w:eastAsiaTheme="minorEastAsia"/>
        </w:rPr>
        <w:t>In order to apply the beta-P curve fitting from Equation 1, a</w:t>
      </w:r>
      <w:r w:rsidR="00A76C39">
        <w:rPr>
          <w:rFonts w:eastAsiaTheme="minorEastAsia"/>
        </w:rPr>
        <w:t xml:space="preserve"> Python script was written to read the raw file of 15</w:t>
      </w:r>
      <w:r w:rsidR="004106E3">
        <w:rPr>
          <w:rFonts w:eastAsiaTheme="minorEastAsia"/>
        </w:rPr>
        <w:t>-</w:t>
      </w:r>
      <w:r w:rsidR="00A76C39">
        <w:rPr>
          <w:rFonts w:eastAsiaTheme="minorEastAsia"/>
        </w:rPr>
        <w:t>minute precipitation data</w:t>
      </w:r>
      <w:r>
        <w:rPr>
          <w:rFonts w:eastAsiaTheme="minorEastAsia"/>
        </w:rPr>
        <w:t xml:space="preserve"> </w:t>
      </w:r>
      <w:del w:id="40" w:author="Waight, Kenneth Thomas  III" w:date="2020-05-04T14:17:00Z">
        <w:r w:rsidR="00DC7F26" w:rsidDel="00692632">
          <w:rPr>
            <w:rFonts w:eastAsiaTheme="minorEastAsia"/>
          </w:rPr>
          <w:delText xml:space="preserve">to </w:delText>
        </w:r>
      </w:del>
      <w:ins w:id="41" w:author="Waight, Kenneth Thomas  III" w:date="2020-05-04T14:17:00Z">
        <w:r w:rsidR="00692632">
          <w:rPr>
            <w:rFonts w:eastAsiaTheme="minorEastAsia"/>
          </w:rPr>
          <w:t xml:space="preserve">and </w:t>
        </w:r>
      </w:ins>
      <w:r w:rsidR="00DC7F26">
        <w:rPr>
          <w:rFonts w:eastAsiaTheme="minorEastAsia"/>
        </w:rPr>
        <w:t>perform</w:t>
      </w:r>
      <w:r w:rsidR="00A76C39">
        <w:rPr>
          <w:rFonts w:eastAsiaTheme="minorEastAsia"/>
        </w:rPr>
        <w:t xml:space="preserve"> the calculations. A routine called </w:t>
      </w:r>
      <w:r w:rsidR="00530B40" w:rsidRPr="00A37952">
        <w:rPr>
          <w:rFonts w:ascii="Courier New" w:eastAsiaTheme="minorEastAsia" w:hAnsi="Courier New" w:cs="Courier New"/>
        </w:rPr>
        <w:t>least</w:t>
      </w:r>
      <w:r w:rsidR="00DD665A" w:rsidRPr="00A37952">
        <w:rPr>
          <w:rFonts w:ascii="Courier New" w:eastAsiaTheme="minorEastAsia" w:hAnsi="Courier New" w:cs="Courier New"/>
        </w:rPr>
        <w:t>-</w:t>
      </w:r>
      <w:r w:rsidR="00530B40" w:rsidRPr="00A37952">
        <w:rPr>
          <w:rFonts w:ascii="Courier New" w:eastAsiaTheme="minorEastAsia" w:hAnsi="Courier New" w:cs="Courier New"/>
        </w:rPr>
        <w:t>squares</w:t>
      </w:r>
      <w:r w:rsidR="00530B40">
        <w:rPr>
          <w:rFonts w:eastAsiaTheme="minorEastAsia"/>
        </w:rPr>
        <w:t xml:space="preserve"> </w:t>
      </w:r>
      <w:r w:rsidR="00A76C39">
        <w:rPr>
          <w:rFonts w:eastAsiaTheme="minorEastAsia"/>
        </w:rPr>
        <w:t xml:space="preserve">from the widely-used </w:t>
      </w:r>
      <w:proofErr w:type="spellStart"/>
      <w:r w:rsidR="00530B40" w:rsidRPr="00A37952">
        <w:rPr>
          <w:rFonts w:ascii="Courier New" w:eastAsiaTheme="minorEastAsia" w:hAnsi="Courier New" w:cs="Courier New"/>
        </w:rPr>
        <w:t>scipy</w:t>
      </w:r>
      <w:proofErr w:type="spellEnd"/>
      <w:r w:rsidR="00530B40">
        <w:rPr>
          <w:rFonts w:eastAsiaTheme="minorEastAsia"/>
        </w:rPr>
        <w:t xml:space="preserve"> </w:t>
      </w:r>
      <w:r w:rsidR="00A76C39">
        <w:rPr>
          <w:rFonts w:eastAsiaTheme="minorEastAsia"/>
        </w:rPr>
        <w:t xml:space="preserve">package was </w:t>
      </w:r>
      <w:r>
        <w:rPr>
          <w:rFonts w:eastAsiaTheme="minorEastAsia"/>
        </w:rPr>
        <w:t>applie</w:t>
      </w:r>
      <w:r w:rsidR="00A76C39">
        <w:rPr>
          <w:rFonts w:eastAsiaTheme="minorEastAsia"/>
        </w:rPr>
        <w:t xml:space="preserve">d to </w:t>
      </w:r>
      <w:r w:rsidR="00D20DB1">
        <w:rPr>
          <w:rFonts w:eastAsiaTheme="minorEastAsia"/>
        </w:rPr>
        <w:t>fit the observed data to beta-P curve</w:t>
      </w:r>
      <w:r w:rsidR="007F066C">
        <w:rPr>
          <w:rFonts w:eastAsiaTheme="minorEastAsia"/>
        </w:rPr>
        <w:t>s</w:t>
      </w:r>
      <w:r w:rsidR="00A76C39">
        <w:rPr>
          <w:rFonts w:eastAsiaTheme="minorEastAsia"/>
        </w:rPr>
        <w:t xml:space="preserve">. </w:t>
      </w:r>
      <w:r w:rsidR="006055F4">
        <w:rPr>
          <w:rFonts w:eastAsiaTheme="minorEastAsia"/>
        </w:rPr>
        <w:t xml:space="preserve">A set of simple software quality assurance tests were performed on the code. </w:t>
      </w:r>
      <w:r w:rsidR="00EE4388">
        <w:rPr>
          <w:rFonts w:eastAsiaTheme="minorEastAsia"/>
        </w:rPr>
        <w:t>Fig</w:t>
      </w:r>
      <w:r w:rsidR="008075DD">
        <w:rPr>
          <w:rFonts w:eastAsiaTheme="minorEastAsia"/>
        </w:rPr>
        <w:t>ure</w:t>
      </w:r>
      <w:r w:rsidR="00EE4388">
        <w:rPr>
          <w:rFonts w:eastAsiaTheme="minorEastAsia"/>
        </w:rPr>
        <w:t xml:space="preserve"> </w:t>
      </w:r>
      <w:r w:rsidR="008075DD">
        <w:rPr>
          <w:rFonts w:eastAsiaTheme="minorEastAsia"/>
        </w:rPr>
        <w:t>3-</w:t>
      </w:r>
      <w:r w:rsidR="00EE4388">
        <w:rPr>
          <w:rFonts w:eastAsiaTheme="minorEastAsia"/>
        </w:rPr>
        <w:t xml:space="preserve">2 shows an example of a curve fitted to the </w:t>
      </w:r>
      <w:del w:id="42" w:author="Steve Wolfel" w:date="2020-04-30T13:56:00Z">
        <w:r w:rsidR="00DC7F26" w:rsidDel="00F2757C">
          <w:rPr>
            <w:rFonts w:eastAsiaTheme="minorEastAsia"/>
          </w:rPr>
          <w:delText xml:space="preserve">Figure 3-1 </w:delText>
        </w:r>
      </w:del>
      <w:r w:rsidR="00DC7F26">
        <w:rPr>
          <w:rFonts w:eastAsiaTheme="minorEastAsia"/>
        </w:rPr>
        <w:t>28 top precipitation events</w:t>
      </w:r>
      <w:ins w:id="43" w:author="Steve Wolfel" w:date="2020-04-30T13:55:00Z">
        <w:r w:rsidR="00F2757C">
          <w:rPr>
            <w:rFonts w:eastAsiaTheme="minorEastAsia"/>
          </w:rPr>
          <w:t xml:space="preserve"> of Figure 3-1</w:t>
        </w:r>
      </w:ins>
      <w:r w:rsidR="00DC7F26">
        <w:rPr>
          <w:rFonts w:eastAsiaTheme="minorEastAsia"/>
        </w:rPr>
        <w:t xml:space="preserve"> for a 15-minute duration</w:t>
      </w:r>
      <w:r w:rsidR="0006698A">
        <w:rPr>
          <w:rFonts w:eastAsiaTheme="minorEastAsia"/>
        </w:rPr>
        <w:t xml:space="preserve">. </w:t>
      </w:r>
    </w:p>
    <w:p w14:paraId="67E4AECC" w14:textId="42208579" w:rsidR="00A76C39" w:rsidRDefault="0006698A" w:rsidP="00A76C39">
      <w:pPr>
        <w:rPr>
          <w:rFonts w:eastAsiaTheme="minorEastAsia"/>
        </w:rPr>
      </w:pPr>
      <w:r>
        <w:rPr>
          <w:rFonts w:eastAsiaTheme="minorEastAsia"/>
        </w:rPr>
        <w:t xml:space="preserve">The average recurrence interval </w:t>
      </w:r>
      <w:r w:rsidR="008075DD">
        <w:rPr>
          <w:rFonts w:eastAsiaTheme="minorEastAsia"/>
        </w:rPr>
        <w:t>wa</w:t>
      </w:r>
      <w:r>
        <w:rPr>
          <w:rFonts w:eastAsiaTheme="minorEastAsia"/>
        </w:rPr>
        <w:t xml:space="preserve">s calculated for each event from the length of the series and the ranking of the event in the series. </w:t>
      </w:r>
      <w:r w:rsidR="003C4823">
        <w:rPr>
          <w:rFonts w:eastAsiaTheme="minorEastAsia"/>
        </w:rPr>
        <w:t xml:space="preserve">The red dots in Figure 3-2 represent the observed data in Figure 3-1. </w:t>
      </w:r>
      <w:r w:rsidR="005B3C00">
        <w:rPr>
          <w:rFonts w:eastAsiaTheme="minorEastAsia"/>
        </w:rPr>
        <w:t>T</w:t>
      </w:r>
      <w:r>
        <w:rPr>
          <w:rFonts w:eastAsiaTheme="minorEastAsia"/>
        </w:rPr>
        <w:t xml:space="preserve">he dot farthest to the right represents the highest </w:t>
      </w:r>
      <w:r w:rsidR="001A65D5">
        <w:rPr>
          <w:rFonts w:eastAsiaTheme="minorEastAsia"/>
        </w:rPr>
        <w:t xml:space="preserve">15-minute </w:t>
      </w:r>
      <w:r>
        <w:rPr>
          <w:rFonts w:eastAsiaTheme="minorEastAsia"/>
        </w:rPr>
        <w:t xml:space="preserve">precipitation event </w:t>
      </w:r>
      <w:r w:rsidR="008075DD">
        <w:rPr>
          <w:rFonts w:eastAsiaTheme="minorEastAsia"/>
        </w:rPr>
        <w:t xml:space="preserve">of 0.89 inch </w:t>
      </w:r>
      <w:r w:rsidR="003C48DD">
        <w:rPr>
          <w:rFonts w:eastAsiaTheme="minorEastAsia"/>
        </w:rPr>
        <w:t>in the series</w:t>
      </w:r>
      <w:r>
        <w:rPr>
          <w:rFonts w:eastAsiaTheme="minorEastAsia"/>
        </w:rPr>
        <w:t xml:space="preserve">, and the average recurrence </w:t>
      </w:r>
      <w:r w:rsidR="008075DD">
        <w:rPr>
          <w:rFonts w:eastAsiaTheme="minorEastAsia"/>
        </w:rPr>
        <w:t xml:space="preserve">interval </w:t>
      </w:r>
      <w:r>
        <w:rPr>
          <w:rFonts w:eastAsiaTheme="minorEastAsia"/>
        </w:rPr>
        <w:t xml:space="preserve">was calculated </w:t>
      </w:r>
      <w:r w:rsidR="00196BFA">
        <w:rPr>
          <w:rFonts w:eastAsiaTheme="minorEastAsia"/>
        </w:rPr>
        <w:t>to be</w:t>
      </w:r>
      <w:r>
        <w:rPr>
          <w:rFonts w:eastAsiaTheme="minorEastAsia"/>
        </w:rPr>
        <w:t xml:space="preserve"> 29 years. </w:t>
      </w:r>
      <w:r w:rsidR="003C48DD">
        <w:rPr>
          <w:rFonts w:eastAsiaTheme="minorEastAsia"/>
        </w:rPr>
        <w:t xml:space="preserve">The blue curve </w:t>
      </w:r>
      <w:r w:rsidR="001A65D5">
        <w:rPr>
          <w:rFonts w:eastAsiaTheme="minorEastAsia"/>
        </w:rPr>
        <w:t>in Figure 3-2 represent</w:t>
      </w:r>
      <w:r w:rsidR="003C48DD">
        <w:rPr>
          <w:rFonts w:eastAsiaTheme="minorEastAsia"/>
        </w:rPr>
        <w:t xml:space="preserve">s the beta-P curve which best fits the 28 </w:t>
      </w:r>
      <w:r w:rsidR="008075DD">
        <w:rPr>
          <w:rFonts w:eastAsiaTheme="minorEastAsia"/>
        </w:rPr>
        <w:t xml:space="preserve">top </w:t>
      </w:r>
      <w:r w:rsidR="001A65D5">
        <w:rPr>
          <w:rFonts w:eastAsiaTheme="minorEastAsia"/>
        </w:rPr>
        <w:t xml:space="preserve">15-minute </w:t>
      </w:r>
      <w:r w:rsidR="008075DD">
        <w:rPr>
          <w:rFonts w:eastAsiaTheme="minorEastAsia"/>
        </w:rPr>
        <w:t>precipitation events</w:t>
      </w:r>
      <w:r w:rsidR="00DB7671">
        <w:rPr>
          <w:rFonts w:eastAsiaTheme="minorEastAsia"/>
        </w:rPr>
        <w:t xml:space="preserve">, </w:t>
      </w:r>
      <w:r w:rsidR="00585BB7">
        <w:rPr>
          <w:rFonts w:eastAsiaTheme="minorEastAsia"/>
        </w:rPr>
        <w:t>which was</w:t>
      </w:r>
      <w:r w:rsidR="00DB7671">
        <w:rPr>
          <w:rFonts w:eastAsiaTheme="minorEastAsia"/>
        </w:rPr>
        <w:t xml:space="preserve"> used to produce the </w:t>
      </w:r>
      <w:r w:rsidR="00585BB7">
        <w:rPr>
          <w:rFonts w:eastAsiaTheme="minorEastAsia"/>
        </w:rPr>
        <w:t xml:space="preserve">extreme value </w:t>
      </w:r>
      <w:r w:rsidR="00DB7671">
        <w:rPr>
          <w:rFonts w:eastAsiaTheme="minorEastAsia"/>
        </w:rPr>
        <w:t>results for that duration.</w:t>
      </w:r>
    </w:p>
    <w:p w14:paraId="017FF604" w14:textId="74AD3E08" w:rsidR="00EE4388" w:rsidRDefault="009C40E4" w:rsidP="005B3C00">
      <w:pPr>
        <w:keepNext/>
        <w:keepLines/>
        <w:rPr>
          <w:rFonts w:eastAsiaTheme="minorEastAsia"/>
        </w:rPr>
      </w:pPr>
      <w:r>
        <w:rPr>
          <w:noProof/>
        </w:rPr>
        <w:drawing>
          <wp:inline distT="0" distB="0" distL="0" distR="0" wp14:anchorId="39A32196" wp14:editId="721038DC">
            <wp:extent cx="5943600" cy="3416300"/>
            <wp:effectExtent l="0" t="0" r="0" b="1270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8E95E6F" w14:textId="24CA411C" w:rsidR="00EF7607" w:rsidRPr="00A37952" w:rsidRDefault="00EE4388" w:rsidP="005B3C00">
      <w:pPr>
        <w:pStyle w:val="FigureCaption"/>
        <w:keepNext/>
        <w:keepLines/>
        <w:rPr>
          <w:rFonts w:eastAsiaTheme="minorEastAsia"/>
          <w:sz w:val="22"/>
          <w:szCs w:val="22"/>
        </w:rPr>
      </w:pPr>
      <w:bookmarkStart w:id="44" w:name="_Toc33433417"/>
      <w:r w:rsidRPr="00A37952">
        <w:rPr>
          <w:rFonts w:eastAsiaTheme="minorEastAsia"/>
          <w:b/>
          <w:bCs/>
          <w:sz w:val="22"/>
          <w:szCs w:val="22"/>
        </w:rPr>
        <w:t>Fig</w:t>
      </w:r>
      <w:r w:rsidR="00DD665A" w:rsidRPr="00A37952">
        <w:rPr>
          <w:rFonts w:eastAsiaTheme="minorEastAsia"/>
          <w:b/>
          <w:bCs/>
          <w:sz w:val="22"/>
          <w:szCs w:val="22"/>
        </w:rPr>
        <w:t>ure</w:t>
      </w:r>
      <w:r w:rsidRPr="00A37952">
        <w:rPr>
          <w:rFonts w:eastAsiaTheme="minorEastAsia"/>
          <w:b/>
          <w:bCs/>
          <w:sz w:val="22"/>
          <w:szCs w:val="22"/>
        </w:rPr>
        <w:t xml:space="preserve"> </w:t>
      </w:r>
      <w:r w:rsidR="00DD665A" w:rsidRPr="00A37952">
        <w:rPr>
          <w:rFonts w:eastAsiaTheme="minorEastAsia"/>
          <w:b/>
          <w:bCs/>
          <w:sz w:val="22"/>
          <w:szCs w:val="22"/>
        </w:rPr>
        <w:t>3-</w:t>
      </w:r>
      <w:r w:rsidRPr="00A37952">
        <w:rPr>
          <w:rFonts w:eastAsiaTheme="minorEastAsia"/>
          <w:b/>
          <w:bCs/>
          <w:sz w:val="22"/>
          <w:szCs w:val="22"/>
        </w:rPr>
        <w:t>2</w:t>
      </w:r>
      <w:r w:rsidRPr="00A37952">
        <w:rPr>
          <w:rFonts w:eastAsiaTheme="minorEastAsia"/>
          <w:sz w:val="22"/>
          <w:szCs w:val="22"/>
        </w:rPr>
        <w:t xml:space="preserve">: </w:t>
      </w:r>
      <w:r w:rsidR="008075DD">
        <w:rPr>
          <w:rFonts w:eastAsiaTheme="minorEastAsia"/>
          <w:sz w:val="22"/>
          <w:szCs w:val="22"/>
        </w:rPr>
        <w:t>B</w:t>
      </w:r>
      <w:r w:rsidR="003478E4" w:rsidRPr="00A37952">
        <w:rPr>
          <w:rFonts w:eastAsiaTheme="minorEastAsia"/>
          <w:sz w:val="22"/>
          <w:szCs w:val="22"/>
        </w:rPr>
        <w:t xml:space="preserve">eta-P curve </w:t>
      </w:r>
      <w:r w:rsidR="008075DD">
        <w:rPr>
          <w:rFonts w:eastAsiaTheme="minorEastAsia"/>
          <w:sz w:val="22"/>
          <w:szCs w:val="22"/>
        </w:rPr>
        <w:t xml:space="preserve">for top 28 precipitation events of 15-minute </w:t>
      </w:r>
      <w:r w:rsidR="003478E4" w:rsidRPr="00A37952">
        <w:rPr>
          <w:rFonts w:eastAsiaTheme="minorEastAsia"/>
          <w:sz w:val="22"/>
          <w:szCs w:val="22"/>
        </w:rPr>
        <w:t>duration.</w:t>
      </w:r>
      <w:bookmarkEnd w:id="44"/>
      <w:r w:rsidR="003478E4" w:rsidRPr="00A37952">
        <w:rPr>
          <w:rFonts w:eastAsiaTheme="minorEastAsia"/>
          <w:sz w:val="22"/>
          <w:szCs w:val="22"/>
        </w:rPr>
        <w:t xml:space="preserve"> </w:t>
      </w:r>
    </w:p>
    <w:p w14:paraId="0BC2ED03" w14:textId="30936EB9" w:rsidR="005E4A15" w:rsidRDefault="005E4A15" w:rsidP="00A76C39">
      <w:r>
        <w:t>Th</w:t>
      </w:r>
      <w:r w:rsidR="001A65D5">
        <w:t>is</w:t>
      </w:r>
      <w:r>
        <w:t xml:space="preserve"> </w:t>
      </w:r>
      <w:r w:rsidR="00196BFA">
        <w:t xml:space="preserve">beta-P </w:t>
      </w:r>
      <w:r>
        <w:t xml:space="preserve">curve fitting </w:t>
      </w:r>
      <w:r w:rsidR="000845B6">
        <w:t xml:space="preserve">technique </w:t>
      </w:r>
      <w:r w:rsidR="001A65D5">
        <w:t xml:space="preserve">was applied to </w:t>
      </w:r>
      <w:r w:rsidR="00196BFA">
        <w:t xml:space="preserve">produce </w:t>
      </w:r>
      <w:r>
        <w:t xml:space="preserve">a set of </w:t>
      </w:r>
      <w:r w:rsidR="00196BFA">
        <w:t xml:space="preserve">empirical </w:t>
      </w:r>
      <w:r>
        <w:t>constants for duration</w:t>
      </w:r>
      <w:r w:rsidR="00196BFA">
        <w:t>s ranging from 15 minutes to 120 minutes</w:t>
      </w:r>
      <w:r>
        <w:t>,</w:t>
      </w:r>
      <w:r w:rsidR="00585BB7">
        <w:t xml:space="preserve"> </w:t>
      </w:r>
      <w:r>
        <w:t xml:space="preserve">shown in Table </w:t>
      </w:r>
      <w:r w:rsidR="00DD665A">
        <w:t>3-</w:t>
      </w:r>
      <w:r>
        <w:t xml:space="preserve">1. To </w:t>
      </w:r>
      <w:r w:rsidR="00196BFA">
        <w:t xml:space="preserve">subsequently </w:t>
      </w:r>
      <w:r w:rsidR="00A76C39">
        <w:t xml:space="preserve">calculate the </w:t>
      </w:r>
      <w:r>
        <w:t xml:space="preserve">extreme precipitation </w:t>
      </w:r>
      <w:r w:rsidR="00A76C39">
        <w:t xml:space="preserve">values </w:t>
      </w:r>
      <w:r>
        <w:t xml:space="preserve">for each desired </w:t>
      </w:r>
      <w:r w:rsidR="005D38E9">
        <w:t>average recurrence interval</w:t>
      </w:r>
      <w:r w:rsidR="00A76C39">
        <w:t>, th</w:t>
      </w:r>
      <w:r w:rsidR="001614BA">
        <w:t>e beta-P</w:t>
      </w:r>
      <w:r w:rsidR="00A76C39">
        <w:t xml:space="preserve"> </w:t>
      </w:r>
      <w:r w:rsidR="001A65D5">
        <w:t xml:space="preserve">curve </w:t>
      </w:r>
      <w:r w:rsidR="00585BB7">
        <w:t xml:space="preserve">was constructed from the </w:t>
      </w:r>
      <w:r w:rsidR="001A65D5">
        <w:t>empirical constants</w:t>
      </w:r>
      <w:r w:rsidR="001A65D5" w:rsidDel="00196BFA">
        <w:t xml:space="preserve"> </w:t>
      </w:r>
      <w:r w:rsidR="00585BB7">
        <w:t>in this table</w:t>
      </w:r>
      <w:r w:rsidR="00A76C39">
        <w:t xml:space="preserve">. </w:t>
      </w:r>
    </w:p>
    <w:p w14:paraId="01C5181F" w14:textId="33122CD5" w:rsidR="000A257D" w:rsidRPr="00A37952" w:rsidRDefault="000A257D" w:rsidP="00A37952">
      <w:pPr>
        <w:keepNext/>
        <w:keepLines/>
        <w:spacing w:before="120"/>
        <w:rPr>
          <w:sz w:val="22"/>
          <w:szCs w:val="22"/>
        </w:rPr>
      </w:pPr>
      <w:r w:rsidRPr="00965832">
        <w:rPr>
          <w:b/>
          <w:bCs/>
          <w:sz w:val="22"/>
          <w:szCs w:val="22"/>
        </w:rPr>
        <w:t>Table 3-1</w:t>
      </w:r>
      <w:r w:rsidRPr="00965832">
        <w:rPr>
          <w:sz w:val="22"/>
          <w:szCs w:val="22"/>
        </w:rPr>
        <w:t xml:space="preserve">: </w:t>
      </w:r>
      <w:r>
        <w:rPr>
          <w:sz w:val="22"/>
          <w:szCs w:val="22"/>
        </w:rPr>
        <w:t>B</w:t>
      </w:r>
      <w:r w:rsidRPr="00965832">
        <w:rPr>
          <w:sz w:val="22"/>
          <w:szCs w:val="22"/>
        </w:rPr>
        <w:t xml:space="preserve">eta-P </w:t>
      </w:r>
      <w:r>
        <w:rPr>
          <w:sz w:val="22"/>
          <w:szCs w:val="22"/>
        </w:rPr>
        <w:t>empirical constants for</w:t>
      </w:r>
      <w:r w:rsidRPr="00965832">
        <w:rPr>
          <w:sz w:val="22"/>
          <w:szCs w:val="22"/>
        </w:rPr>
        <w:t xml:space="preserve"> each duration.  </w:t>
      </w:r>
    </w:p>
    <w:tbl>
      <w:tblPr>
        <w:tblStyle w:val="PlainTable1"/>
        <w:tblW w:w="0" w:type="auto"/>
        <w:tblLook w:val="04A0" w:firstRow="1" w:lastRow="0" w:firstColumn="1" w:lastColumn="0" w:noHBand="0" w:noVBand="1"/>
      </w:tblPr>
      <w:tblGrid>
        <w:gridCol w:w="2337"/>
        <w:gridCol w:w="2337"/>
        <w:gridCol w:w="2338"/>
        <w:gridCol w:w="2338"/>
      </w:tblGrid>
      <w:tr w:rsidR="00AC6D05" w:rsidRPr="00AF4855" w14:paraId="6CD44DB4" w14:textId="77777777" w:rsidTr="00AC6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bottom w:val="single" w:sz="4" w:space="0" w:color="auto"/>
              <w:right w:val="single" w:sz="4" w:space="0" w:color="auto"/>
            </w:tcBorders>
          </w:tcPr>
          <w:p w14:paraId="427E2EF1" w14:textId="77777777" w:rsidR="00AC6D05" w:rsidRPr="00AF4855" w:rsidRDefault="00AC6D05">
            <w:pPr>
              <w:keepNext/>
              <w:keepLines/>
              <w:spacing w:after="0"/>
              <w:jc w:val="center"/>
              <w:rPr>
                <w:b w:val="0"/>
              </w:rPr>
            </w:pPr>
            <w:r w:rsidRPr="00AF4855">
              <w:t>Duration (minutes)</w:t>
            </w:r>
          </w:p>
        </w:tc>
        <w:tc>
          <w:tcPr>
            <w:tcW w:w="2337" w:type="dxa"/>
            <w:tcBorders>
              <w:left w:val="single" w:sz="4" w:space="0" w:color="auto"/>
              <w:bottom w:val="single" w:sz="4" w:space="0" w:color="auto"/>
            </w:tcBorders>
          </w:tcPr>
          <w:p w14:paraId="7DDB9B67" w14:textId="77777777" w:rsidR="00AC6D05" w:rsidRPr="00AF4855" w:rsidRDefault="00AC6D05">
            <w:pPr>
              <w:keepNext/>
              <w:keepLines/>
              <w:spacing w:after="0"/>
              <w:jc w:val="center"/>
              <w:cnfStyle w:val="100000000000" w:firstRow="1" w:lastRow="0" w:firstColumn="0" w:lastColumn="0" w:oddVBand="0" w:evenVBand="0" w:oddHBand="0" w:evenHBand="0" w:firstRowFirstColumn="0" w:firstRowLastColumn="0" w:lastRowFirstColumn="0" w:lastRowLastColumn="0"/>
              <w:rPr>
                <w:rFonts w:ascii="Symbol" w:hAnsi="Symbol"/>
                <w:b w:val="0"/>
                <w:i/>
              </w:rPr>
            </w:pPr>
            <w:r w:rsidRPr="00AF4855">
              <w:rPr>
                <w:rFonts w:ascii="Symbol" w:hAnsi="Symbol"/>
                <w:i/>
              </w:rPr>
              <w:t></w:t>
            </w:r>
          </w:p>
        </w:tc>
        <w:tc>
          <w:tcPr>
            <w:tcW w:w="2338" w:type="dxa"/>
            <w:tcBorders>
              <w:bottom w:val="single" w:sz="4" w:space="0" w:color="auto"/>
            </w:tcBorders>
          </w:tcPr>
          <w:p w14:paraId="6CE5C609" w14:textId="77777777" w:rsidR="00AC6D05" w:rsidRPr="00AF4855" w:rsidRDefault="00AC6D05">
            <w:pPr>
              <w:keepNext/>
              <w:keepLines/>
              <w:spacing w:after="0"/>
              <w:jc w:val="center"/>
              <w:cnfStyle w:val="100000000000" w:firstRow="1" w:lastRow="0" w:firstColumn="0" w:lastColumn="0" w:oddVBand="0" w:evenVBand="0" w:oddHBand="0" w:evenHBand="0" w:firstRowFirstColumn="0" w:firstRowLastColumn="0" w:lastRowFirstColumn="0" w:lastRowLastColumn="0"/>
              <w:rPr>
                <w:rFonts w:ascii="Symbol" w:hAnsi="Symbol" w:cstheme="minorHAnsi"/>
                <w:b w:val="0"/>
                <w:i/>
              </w:rPr>
            </w:pPr>
            <w:r w:rsidRPr="00AF4855">
              <w:rPr>
                <w:rFonts w:ascii="Symbol" w:hAnsi="Symbol" w:cstheme="minorHAnsi"/>
                <w:i/>
              </w:rPr>
              <w:t></w:t>
            </w:r>
          </w:p>
        </w:tc>
        <w:tc>
          <w:tcPr>
            <w:tcW w:w="2338" w:type="dxa"/>
            <w:tcBorders>
              <w:bottom w:val="single" w:sz="4" w:space="0" w:color="auto"/>
            </w:tcBorders>
          </w:tcPr>
          <w:p w14:paraId="45EB3EC8" w14:textId="77777777" w:rsidR="00AC6D05" w:rsidRPr="00AF4855" w:rsidRDefault="00AC6D05">
            <w:pPr>
              <w:keepNext/>
              <w:keepLines/>
              <w:spacing w:after="0"/>
              <w:jc w:val="center"/>
              <w:cnfStyle w:val="100000000000" w:firstRow="1" w:lastRow="0" w:firstColumn="0" w:lastColumn="0" w:oddVBand="0" w:evenVBand="0" w:oddHBand="0" w:evenHBand="0" w:firstRowFirstColumn="0" w:firstRowLastColumn="0" w:lastRowFirstColumn="0" w:lastRowLastColumn="0"/>
              <w:rPr>
                <w:b w:val="0"/>
              </w:rPr>
            </w:pPr>
            <w:r w:rsidRPr="00AF4855">
              <w:rPr>
                <w:rFonts w:ascii="Symbol" w:hAnsi="Symbol"/>
                <w:i/>
              </w:rPr>
              <w:t></w:t>
            </w:r>
          </w:p>
        </w:tc>
      </w:tr>
      <w:tr w:rsidR="00AC6D05" w14:paraId="41542475" w14:textId="77777777" w:rsidTr="00AC6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single" w:sz="4" w:space="0" w:color="auto"/>
              <w:right w:val="single" w:sz="4" w:space="0" w:color="auto"/>
            </w:tcBorders>
          </w:tcPr>
          <w:p w14:paraId="27B5E46F" w14:textId="77777777" w:rsidR="00AC6D05" w:rsidRDefault="00AC6D05">
            <w:pPr>
              <w:keepNext/>
              <w:keepLines/>
              <w:spacing w:after="0"/>
              <w:jc w:val="center"/>
            </w:pPr>
            <w:r>
              <w:t>15</w:t>
            </w:r>
          </w:p>
        </w:tc>
        <w:tc>
          <w:tcPr>
            <w:tcW w:w="2337" w:type="dxa"/>
            <w:tcBorders>
              <w:top w:val="single" w:sz="4" w:space="0" w:color="auto"/>
              <w:left w:val="single" w:sz="4" w:space="0" w:color="auto"/>
            </w:tcBorders>
          </w:tcPr>
          <w:p w14:paraId="08093B7D"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0.15</w:t>
            </w:r>
          </w:p>
        </w:tc>
        <w:tc>
          <w:tcPr>
            <w:tcW w:w="2338" w:type="dxa"/>
            <w:tcBorders>
              <w:top w:val="single" w:sz="4" w:space="0" w:color="auto"/>
            </w:tcBorders>
          </w:tcPr>
          <w:p w14:paraId="653BD09F"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0.46</w:t>
            </w:r>
          </w:p>
        </w:tc>
        <w:tc>
          <w:tcPr>
            <w:tcW w:w="2338" w:type="dxa"/>
            <w:tcBorders>
              <w:top w:val="single" w:sz="4" w:space="0" w:color="auto"/>
            </w:tcBorders>
          </w:tcPr>
          <w:p w14:paraId="42BF5607"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29.30</w:t>
            </w:r>
          </w:p>
        </w:tc>
      </w:tr>
      <w:tr w:rsidR="00AC6D05" w14:paraId="07FBDEA4" w14:textId="77777777" w:rsidTr="00AC6D05">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54077525" w14:textId="77777777" w:rsidR="00AC6D05" w:rsidRDefault="00AC6D05">
            <w:pPr>
              <w:keepNext/>
              <w:keepLines/>
              <w:spacing w:after="0"/>
              <w:jc w:val="center"/>
            </w:pPr>
            <w:r>
              <w:t>30</w:t>
            </w:r>
          </w:p>
        </w:tc>
        <w:tc>
          <w:tcPr>
            <w:tcW w:w="2337" w:type="dxa"/>
            <w:tcBorders>
              <w:left w:val="single" w:sz="4" w:space="0" w:color="auto"/>
            </w:tcBorders>
          </w:tcPr>
          <w:p w14:paraId="3D25E1B6"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0.15</w:t>
            </w:r>
          </w:p>
        </w:tc>
        <w:tc>
          <w:tcPr>
            <w:tcW w:w="2338" w:type="dxa"/>
          </w:tcPr>
          <w:p w14:paraId="7150D1B7"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0.69</w:t>
            </w:r>
          </w:p>
        </w:tc>
        <w:tc>
          <w:tcPr>
            <w:tcW w:w="2338" w:type="dxa"/>
          </w:tcPr>
          <w:p w14:paraId="448A4813"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28.79</w:t>
            </w:r>
          </w:p>
        </w:tc>
      </w:tr>
      <w:tr w:rsidR="00AC6D05" w14:paraId="56129609" w14:textId="77777777" w:rsidTr="00AC6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6498F5F8" w14:textId="77777777" w:rsidR="00AC6D05" w:rsidRDefault="00AC6D05">
            <w:pPr>
              <w:keepNext/>
              <w:keepLines/>
              <w:spacing w:after="0"/>
              <w:jc w:val="center"/>
            </w:pPr>
            <w:r>
              <w:t>45</w:t>
            </w:r>
          </w:p>
        </w:tc>
        <w:tc>
          <w:tcPr>
            <w:tcW w:w="2337" w:type="dxa"/>
            <w:tcBorders>
              <w:left w:val="single" w:sz="4" w:space="0" w:color="auto"/>
            </w:tcBorders>
          </w:tcPr>
          <w:p w14:paraId="5B21145E"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0.47</w:t>
            </w:r>
          </w:p>
        </w:tc>
        <w:tc>
          <w:tcPr>
            <w:tcW w:w="2338" w:type="dxa"/>
          </w:tcPr>
          <w:p w14:paraId="1F173BDB"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0.84</w:t>
            </w:r>
          </w:p>
        </w:tc>
        <w:tc>
          <w:tcPr>
            <w:tcW w:w="2338" w:type="dxa"/>
          </w:tcPr>
          <w:p w14:paraId="59601500"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9.36</w:t>
            </w:r>
          </w:p>
        </w:tc>
      </w:tr>
      <w:tr w:rsidR="00AC6D05" w14:paraId="5CD0713C" w14:textId="77777777" w:rsidTr="00AC6D05">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2212CCD6" w14:textId="77777777" w:rsidR="00AC6D05" w:rsidRDefault="00AC6D05">
            <w:pPr>
              <w:keepNext/>
              <w:keepLines/>
              <w:spacing w:after="0"/>
              <w:jc w:val="center"/>
            </w:pPr>
            <w:r>
              <w:t>60</w:t>
            </w:r>
          </w:p>
        </w:tc>
        <w:tc>
          <w:tcPr>
            <w:tcW w:w="2337" w:type="dxa"/>
            <w:tcBorders>
              <w:left w:val="single" w:sz="4" w:space="0" w:color="auto"/>
            </w:tcBorders>
          </w:tcPr>
          <w:p w14:paraId="4648E0FE"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0.38</w:t>
            </w:r>
          </w:p>
        </w:tc>
        <w:tc>
          <w:tcPr>
            <w:tcW w:w="2338" w:type="dxa"/>
          </w:tcPr>
          <w:p w14:paraId="74EC5367"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0.89</w:t>
            </w:r>
          </w:p>
        </w:tc>
        <w:tc>
          <w:tcPr>
            <w:tcW w:w="2338" w:type="dxa"/>
          </w:tcPr>
          <w:p w14:paraId="29487C2C"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11.46</w:t>
            </w:r>
          </w:p>
        </w:tc>
      </w:tr>
      <w:tr w:rsidR="00AC6D05" w14:paraId="7C157D22" w14:textId="77777777" w:rsidTr="00AC6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4394EF0D" w14:textId="77777777" w:rsidR="00AC6D05" w:rsidRDefault="00AC6D05">
            <w:pPr>
              <w:keepNext/>
              <w:keepLines/>
              <w:spacing w:after="0"/>
              <w:jc w:val="center"/>
            </w:pPr>
            <w:r>
              <w:t>75</w:t>
            </w:r>
          </w:p>
        </w:tc>
        <w:tc>
          <w:tcPr>
            <w:tcW w:w="2337" w:type="dxa"/>
            <w:tcBorders>
              <w:left w:val="single" w:sz="4" w:space="0" w:color="auto"/>
            </w:tcBorders>
          </w:tcPr>
          <w:p w14:paraId="43A3A0E9"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0.33</w:t>
            </w:r>
          </w:p>
        </w:tc>
        <w:tc>
          <w:tcPr>
            <w:tcW w:w="2338" w:type="dxa"/>
          </w:tcPr>
          <w:p w14:paraId="7760E6A7"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0.93</w:t>
            </w:r>
          </w:p>
        </w:tc>
        <w:tc>
          <w:tcPr>
            <w:tcW w:w="2338" w:type="dxa"/>
          </w:tcPr>
          <w:p w14:paraId="5B7D96F8"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12.87</w:t>
            </w:r>
          </w:p>
        </w:tc>
      </w:tr>
      <w:tr w:rsidR="00AC6D05" w14:paraId="752AA9A8" w14:textId="77777777" w:rsidTr="00AC6D05">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5F6E87C5" w14:textId="77777777" w:rsidR="00AC6D05" w:rsidRDefault="00AC6D05">
            <w:pPr>
              <w:keepNext/>
              <w:keepLines/>
              <w:spacing w:after="0"/>
              <w:jc w:val="center"/>
            </w:pPr>
            <w:r>
              <w:t>90</w:t>
            </w:r>
          </w:p>
        </w:tc>
        <w:tc>
          <w:tcPr>
            <w:tcW w:w="2337" w:type="dxa"/>
            <w:tcBorders>
              <w:left w:val="single" w:sz="4" w:space="0" w:color="auto"/>
            </w:tcBorders>
          </w:tcPr>
          <w:p w14:paraId="2E5B8BAD"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0.16</w:t>
            </w:r>
          </w:p>
        </w:tc>
        <w:tc>
          <w:tcPr>
            <w:tcW w:w="2338" w:type="dxa"/>
          </w:tcPr>
          <w:p w14:paraId="090A3009"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0.91</w:t>
            </w:r>
          </w:p>
        </w:tc>
        <w:tc>
          <w:tcPr>
            <w:tcW w:w="2338" w:type="dxa"/>
          </w:tcPr>
          <w:p w14:paraId="66E187FC"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23.62</w:t>
            </w:r>
          </w:p>
        </w:tc>
      </w:tr>
      <w:tr w:rsidR="00AC6D05" w14:paraId="139B1A7C" w14:textId="77777777" w:rsidTr="00AC6D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00BB8D71" w14:textId="77777777" w:rsidR="00AC6D05" w:rsidRDefault="00AC6D05">
            <w:pPr>
              <w:keepNext/>
              <w:keepLines/>
              <w:spacing w:after="0"/>
              <w:jc w:val="center"/>
            </w:pPr>
            <w:r>
              <w:t>105</w:t>
            </w:r>
          </w:p>
        </w:tc>
        <w:tc>
          <w:tcPr>
            <w:tcW w:w="2337" w:type="dxa"/>
            <w:tcBorders>
              <w:left w:val="single" w:sz="4" w:space="0" w:color="auto"/>
            </w:tcBorders>
          </w:tcPr>
          <w:p w14:paraId="362DE1D2"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0.20</w:t>
            </w:r>
          </w:p>
        </w:tc>
        <w:tc>
          <w:tcPr>
            <w:tcW w:w="2338" w:type="dxa"/>
          </w:tcPr>
          <w:p w14:paraId="193D10DB"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0.94</w:t>
            </w:r>
          </w:p>
        </w:tc>
        <w:tc>
          <w:tcPr>
            <w:tcW w:w="2338" w:type="dxa"/>
          </w:tcPr>
          <w:p w14:paraId="56BC5F26" w14:textId="77777777" w:rsidR="00AC6D05" w:rsidRDefault="00AC6D05">
            <w:pPr>
              <w:keepNext/>
              <w:keepLines/>
              <w:spacing w:after="0"/>
              <w:jc w:val="center"/>
              <w:cnfStyle w:val="000000100000" w:firstRow="0" w:lastRow="0" w:firstColumn="0" w:lastColumn="0" w:oddVBand="0" w:evenVBand="0" w:oddHBand="1" w:evenHBand="0" w:firstRowFirstColumn="0" w:firstRowLastColumn="0" w:lastRowFirstColumn="0" w:lastRowLastColumn="0"/>
            </w:pPr>
            <w:r>
              <w:t>20.42</w:t>
            </w:r>
          </w:p>
        </w:tc>
      </w:tr>
      <w:tr w:rsidR="00AC6D05" w14:paraId="6AECFAF9" w14:textId="77777777" w:rsidTr="00AC6D05">
        <w:tc>
          <w:tcPr>
            <w:cnfStyle w:val="001000000000" w:firstRow="0" w:lastRow="0" w:firstColumn="1" w:lastColumn="0" w:oddVBand="0" w:evenVBand="0" w:oddHBand="0" w:evenHBand="0" w:firstRowFirstColumn="0" w:firstRowLastColumn="0" w:lastRowFirstColumn="0" w:lastRowLastColumn="0"/>
            <w:tcW w:w="2337" w:type="dxa"/>
            <w:tcBorders>
              <w:right w:val="single" w:sz="4" w:space="0" w:color="auto"/>
            </w:tcBorders>
          </w:tcPr>
          <w:p w14:paraId="4053CD2E" w14:textId="77777777" w:rsidR="00AC6D05" w:rsidRDefault="00AC6D05">
            <w:pPr>
              <w:keepNext/>
              <w:keepLines/>
              <w:spacing w:after="0"/>
              <w:jc w:val="center"/>
            </w:pPr>
            <w:r>
              <w:t>120</w:t>
            </w:r>
          </w:p>
        </w:tc>
        <w:tc>
          <w:tcPr>
            <w:tcW w:w="2337" w:type="dxa"/>
            <w:tcBorders>
              <w:left w:val="single" w:sz="4" w:space="0" w:color="auto"/>
            </w:tcBorders>
          </w:tcPr>
          <w:p w14:paraId="69F33826"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0.19</w:t>
            </w:r>
          </w:p>
        </w:tc>
        <w:tc>
          <w:tcPr>
            <w:tcW w:w="2338" w:type="dxa"/>
          </w:tcPr>
          <w:p w14:paraId="32BDECDC"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0.96</w:t>
            </w:r>
          </w:p>
        </w:tc>
        <w:tc>
          <w:tcPr>
            <w:tcW w:w="2338" w:type="dxa"/>
          </w:tcPr>
          <w:p w14:paraId="3B3492B5" w14:textId="77777777" w:rsidR="00AC6D05" w:rsidRDefault="00AC6D05">
            <w:pPr>
              <w:keepNext/>
              <w:keepLines/>
              <w:spacing w:after="0"/>
              <w:jc w:val="center"/>
              <w:cnfStyle w:val="000000000000" w:firstRow="0" w:lastRow="0" w:firstColumn="0" w:lastColumn="0" w:oddVBand="0" w:evenVBand="0" w:oddHBand="0" w:evenHBand="0" w:firstRowFirstColumn="0" w:firstRowLastColumn="0" w:lastRowFirstColumn="0" w:lastRowLastColumn="0"/>
            </w:pPr>
            <w:r>
              <w:t>20.67</w:t>
            </w:r>
          </w:p>
        </w:tc>
      </w:tr>
    </w:tbl>
    <w:p w14:paraId="1B7498AB" w14:textId="77777777" w:rsidR="000A257D" w:rsidRDefault="000A257D" w:rsidP="00A76C39">
      <w:pPr>
        <w:rPr>
          <w:b/>
          <w:bCs/>
          <w:sz w:val="22"/>
          <w:szCs w:val="22"/>
        </w:rPr>
      </w:pPr>
    </w:p>
    <w:p w14:paraId="25801427" w14:textId="4A3C7B38" w:rsidR="00AC6D05" w:rsidRDefault="00AC6D05" w:rsidP="00A76C39">
      <w:r>
        <w:t xml:space="preserve">Table 3-2 </w:t>
      </w:r>
      <w:r w:rsidR="00BA19DB">
        <w:t>shows</w:t>
      </w:r>
      <w:r>
        <w:t xml:space="preserve"> the calculated values </w:t>
      </w:r>
      <w:r w:rsidR="00BA19DB">
        <w:t>using</w:t>
      </w:r>
      <w:r>
        <w:t xml:space="preserve"> the </w:t>
      </w:r>
      <w:r w:rsidR="00BA19DB">
        <w:t xml:space="preserve">applicable </w:t>
      </w:r>
      <w:r w:rsidR="001A65D5">
        <w:t>b</w:t>
      </w:r>
      <w:r w:rsidR="00BA19DB">
        <w:t>eta-P curve for each duration</w:t>
      </w:r>
      <w:r>
        <w:t xml:space="preserve">, </w:t>
      </w:r>
      <w:r w:rsidR="00BA19DB">
        <w:t>with</w:t>
      </w:r>
      <w:r>
        <w:t xml:space="preserve"> a</w:t>
      </w:r>
      <w:r w:rsidR="00E8781D">
        <w:t xml:space="preserve"> linear</w:t>
      </w:r>
      <w:r>
        <w:t xml:space="preserve"> extrapolation</w:t>
      </w:r>
      <w:r w:rsidR="00F21FE4">
        <w:t xml:space="preserve"> (from 15- and 30-minute durations)</w:t>
      </w:r>
      <w:r>
        <w:t xml:space="preserve"> to 5-</w:t>
      </w:r>
      <w:r w:rsidR="00585BB7">
        <w:t>minute</w:t>
      </w:r>
      <w:r>
        <w:t xml:space="preserve"> and 10-minute durations.</w:t>
      </w:r>
      <w:r w:rsidR="00BA19DB">
        <w:t xml:space="preserve"> </w:t>
      </w:r>
      <w:r w:rsidR="001A65D5">
        <w:t>The e</w:t>
      </w:r>
      <w:r w:rsidR="00BA19DB">
        <w:t>xtrapolated values are in italics.</w:t>
      </w:r>
      <w:r w:rsidR="00923214">
        <w:t xml:space="preserve"> Note that the highest observed 15-minute value (in almost 29 years of data) of 3.56 inches/hour (0.89 inches in 15 minutes) is quite close to the 25-year value </w:t>
      </w:r>
      <w:r w:rsidR="002B5604">
        <w:t xml:space="preserve">of 3.69 inches/hour from the </w:t>
      </w:r>
      <w:r w:rsidR="00535994">
        <w:t>fitted</w:t>
      </w:r>
      <w:r w:rsidR="002B5604">
        <w:t xml:space="preserve"> beta-P curve. </w:t>
      </w:r>
      <w:r w:rsidR="002B28C4">
        <w:t>The higher precipitation rates</w:t>
      </w:r>
      <w:r w:rsidR="00535994">
        <w:t xml:space="preserve"> (e.g. 4 and 5 inches/hour)</w:t>
      </w:r>
      <w:r w:rsidR="002B28C4">
        <w:t xml:space="preserve"> calculated</w:t>
      </w:r>
      <w:ins w:id="45" w:author="Waight, Kenneth Thomas  III" w:date="2020-05-04T14:25:00Z">
        <w:r w:rsidR="00692632">
          <w:t xml:space="preserve"> for longer recurrence intervals</w:t>
        </w:r>
      </w:ins>
      <w:r w:rsidR="002B28C4">
        <w:t xml:space="preserve"> from the theoretical relationship have not yet been observed</w:t>
      </w:r>
      <w:r w:rsidR="00976B6B">
        <w:t>,</w:t>
      </w:r>
      <w:r w:rsidR="002B5604">
        <w:t xml:space="preserve"> </w:t>
      </w:r>
      <w:r w:rsidR="00976B6B">
        <w:t>but the</w:t>
      </w:r>
      <w:r w:rsidR="00535994">
        <w:t>se estimates can</w:t>
      </w:r>
      <w:r w:rsidR="00976B6B">
        <w:t xml:space="preserve"> be refined </w:t>
      </w:r>
      <w:r w:rsidR="00535994">
        <w:t xml:space="preserve">in the future </w:t>
      </w:r>
      <w:r w:rsidR="00976B6B">
        <w:t>as the data</w:t>
      </w:r>
      <w:r w:rsidR="00535994">
        <w:t xml:space="preserve">set </w:t>
      </w:r>
      <w:r w:rsidR="00976B6B">
        <w:t xml:space="preserve">continues to </w:t>
      </w:r>
      <w:r w:rsidR="00535994">
        <w:t>lengthen</w:t>
      </w:r>
      <w:r w:rsidR="00976B6B">
        <w:t>.</w:t>
      </w:r>
    </w:p>
    <w:p w14:paraId="5002FBF0" w14:textId="3AE017A9" w:rsidR="00BA19DB" w:rsidRDefault="007A79C4" w:rsidP="00A76C39">
      <w:r>
        <w:rPr>
          <w:rFonts w:eastAsiaTheme="minorEastAsia"/>
        </w:rPr>
        <w:t xml:space="preserve">Based on the same information as Table 3-2, </w:t>
      </w:r>
      <w:r w:rsidR="00BA19DB">
        <w:rPr>
          <w:rFonts w:eastAsiaTheme="minorEastAsia"/>
        </w:rPr>
        <w:t xml:space="preserve">Figure 3-3 </w:t>
      </w:r>
      <w:r>
        <w:rPr>
          <w:rFonts w:eastAsiaTheme="minorEastAsia"/>
        </w:rPr>
        <w:t xml:space="preserve">was constructed to </w:t>
      </w:r>
      <w:r w:rsidR="00BA19DB">
        <w:rPr>
          <w:rFonts w:eastAsiaTheme="minorEastAsia"/>
        </w:rPr>
        <w:t>show</w:t>
      </w:r>
      <w:r>
        <w:rPr>
          <w:rFonts w:eastAsiaTheme="minorEastAsia"/>
        </w:rPr>
        <w:t xml:space="preserve"> the rainfall rate with respect to duration.</w:t>
      </w:r>
      <w:r w:rsidR="00BA19DB">
        <w:t xml:space="preserve"> </w:t>
      </w:r>
      <w:r>
        <w:t xml:space="preserve">To do this, </w:t>
      </w:r>
      <w:r w:rsidR="00BA19DB">
        <w:t xml:space="preserve">the rainfall amount </w:t>
      </w:r>
      <w:r>
        <w:t xml:space="preserve">was </w:t>
      </w:r>
      <w:r w:rsidR="00BA19DB">
        <w:t>normalized to a</w:t>
      </w:r>
      <w:r w:rsidR="001A65D5">
        <w:t>n hourly</w:t>
      </w:r>
      <w:r w:rsidR="00BA19DB">
        <w:t xml:space="preserve"> rainfall rate.</w:t>
      </w:r>
      <w:r w:rsidR="00BA19DB" w:rsidRPr="00BA19DB">
        <w:t xml:space="preserve"> </w:t>
      </w:r>
      <w:r w:rsidR="00BA19DB">
        <w:t xml:space="preserve">The extrapolated 5- and 10-minute durations </w:t>
      </w:r>
      <w:r>
        <w:t xml:space="preserve">in Table 3-2 </w:t>
      </w:r>
      <w:r w:rsidR="00BA19DB">
        <w:t xml:space="preserve">are not shown </w:t>
      </w:r>
      <w:r w:rsidR="001A65D5">
        <w:t xml:space="preserve">in this figure </w:t>
      </w:r>
      <w:r w:rsidR="00BA19DB">
        <w:t xml:space="preserve">since they are estimates derived in a different manner than the method </w:t>
      </w:r>
      <w:r w:rsidR="00E40807">
        <w:t xml:space="preserve">used </w:t>
      </w:r>
      <w:r w:rsidR="001A65D5">
        <w:t>to develop</w:t>
      </w:r>
      <w:r w:rsidR="00BA19DB">
        <w:t xml:space="preserve"> these curves.</w:t>
      </w:r>
    </w:p>
    <w:p w14:paraId="392FABF4" w14:textId="41F87294" w:rsidR="00093514" w:rsidRDefault="00093514" w:rsidP="00A37952">
      <w:pPr>
        <w:pStyle w:val="FigureCaption"/>
        <w:keepNext/>
        <w:keepLines/>
        <w:spacing w:before="120"/>
      </w:pPr>
      <w:r w:rsidRPr="007249BE">
        <w:rPr>
          <w:b/>
          <w:bCs/>
          <w:sz w:val="22"/>
          <w:szCs w:val="22"/>
        </w:rPr>
        <w:t>Table 3-2</w:t>
      </w:r>
      <w:r w:rsidRPr="007249BE">
        <w:rPr>
          <w:sz w:val="22"/>
          <w:szCs w:val="22"/>
        </w:rPr>
        <w:t xml:space="preserve">: Extreme precipitation rates for </w:t>
      </w:r>
      <w:r>
        <w:rPr>
          <w:sz w:val="22"/>
          <w:szCs w:val="22"/>
        </w:rPr>
        <w:t xml:space="preserve">1- to 100-year </w:t>
      </w:r>
      <w:r w:rsidRPr="007249BE">
        <w:rPr>
          <w:sz w:val="22"/>
          <w:szCs w:val="22"/>
        </w:rPr>
        <w:t>recurrence intervals and durations from 5 to 120 minutes</w:t>
      </w:r>
      <w:r>
        <w:t>.</w:t>
      </w:r>
      <w:r w:rsidRPr="00965832">
        <w:rPr>
          <w:vertAlign w:val="superscript"/>
        </w:rPr>
        <w:t>3</w:t>
      </w:r>
      <w:r>
        <w:t xml:space="preserve"> </w:t>
      </w:r>
    </w:p>
    <w:tbl>
      <w:tblPr>
        <w:tblStyle w:val="PlainTable1"/>
        <w:tblW w:w="0" w:type="auto"/>
        <w:tblLayout w:type="fixed"/>
        <w:tblLook w:val="04A0" w:firstRow="1" w:lastRow="0" w:firstColumn="1" w:lastColumn="0" w:noHBand="0" w:noVBand="1"/>
      </w:tblPr>
      <w:tblGrid>
        <w:gridCol w:w="1255"/>
        <w:gridCol w:w="1082"/>
        <w:gridCol w:w="1169"/>
        <w:gridCol w:w="1169"/>
        <w:gridCol w:w="1168"/>
        <w:gridCol w:w="1169"/>
        <w:gridCol w:w="1169"/>
        <w:gridCol w:w="1169"/>
      </w:tblGrid>
      <w:tr w:rsidR="00AC6D05" w14:paraId="183B8314" w14:textId="77777777" w:rsidTr="00AC6D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bottom w:val="single" w:sz="4" w:space="0" w:color="auto"/>
              <w:right w:val="single" w:sz="4" w:space="0" w:color="auto"/>
            </w:tcBorders>
          </w:tcPr>
          <w:p w14:paraId="0F62635A" w14:textId="77777777" w:rsidR="00AC6D05" w:rsidRDefault="00AC6D05">
            <w:pPr>
              <w:pStyle w:val="FigureCaption"/>
              <w:keepNext/>
              <w:keepLines/>
              <w:spacing w:after="0"/>
              <w:jc w:val="center"/>
            </w:pPr>
            <w:r>
              <w:t>Duration (minutes)</w:t>
            </w:r>
          </w:p>
        </w:tc>
        <w:tc>
          <w:tcPr>
            <w:tcW w:w="1082" w:type="dxa"/>
            <w:tcBorders>
              <w:left w:val="single" w:sz="4" w:space="0" w:color="auto"/>
              <w:bottom w:val="single" w:sz="4" w:space="0" w:color="auto"/>
            </w:tcBorders>
          </w:tcPr>
          <w:p w14:paraId="4C8A2778" w14:textId="1EEF867D"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1</w:t>
            </w:r>
            <w:r w:rsidR="00BA19DB">
              <w:t>-</w:t>
            </w:r>
            <w:r>
              <w:t>yr</w:t>
            </w:r>
          </w:p>
        </w:tc>
        <w:tc>
          <w:tcPr>
            <w:tcW w:w="1169" w:type="dxa"/>
            <w:tcBorders>
              <w:bottom w:val="single" w:sz="4" w:space="0" w:color="auto"/>
            </w:tcBorders>
          </w:tcPr>
          <w:p w14:paraId="6B191423" w14:textId="3E2D711F"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2</w:t>
            </w:r>
            <w:r w:rsidR="00BA19DB">
              <w:t>-</w:t>
            </w:r>
            <w:r>
              <w:t>yr</w:t>
            </w:r>
          </w:p>
        </w:tc>
        <w:tc>
          <w:tcPr>
            <w:tcW w:w="1169" w:type="dxa"/>
            <w:tcBorders>
              <w:bottom w:val="single" w:sz="4" w:space="0" w:color="auto"/>
            </w:tcBorders>
          </w:tcPr>
          <w:p w14:paraId="3C2671FC" w14:textId="37F5E0E2"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5</w:t>
            </w:r>
            <w:r w:rsidR="00BA19DB">
              <w:t>-</w:t>
            </w:r>
            <w:r>
              <w:t>yr</w:t>
            </w:r>
          </w:p>
        </w:tc>
        <w:tc>
          <w:tcPr>
            <w:tcW w:w="1168" w:type="dxa"/>
            <w:tcBorders>
              <w:bottom w:val="single" w:sz="4" w:space="0" w:color="auto"/>
            </w:tcBorders>
          </w:tcPr>
          <w:p w14:paraId="29EFA059" w14:textId="7FDA5491"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10</w:t>
            </w:r>
            <w:r w:rsidR="00BA19DB">
              <w:t>-</w:t>
            </w:r>
            <w:r>
              <w:t>yr</w:t>
            </w:r>
          </w:p>
        </w:tc>
        <w:tc>
          <w:tcPr>
            <w:tcW w:w="1169" w:type="dxa"/>
            <w:tcBorders>
              <w:bottom w:val="single" w:sz="4" w:space="0" w:color="auto"/>
            </w:tcBorders>
          </w:tcPr>
          <w:p w14:paraId="68E73AF7" w14:textId="5A76AAE7"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25</w:t>
            </w:r>
            <w:r w:rsidR="00BA19DB">
              <w:t>-</w:t>
            </w:r>
            <w:r>
              <w:t>yr</w:t>
            </w:r>
          </w:p>
        </w:tc>
        <w:tc>
          <w:tcPr>
            <w:tcW w:w="1169" w:type="dxa"/>
            <w:tcBorders>
              <w:bottom w:val="single" w:sz="4" w:space="0" w:color="auto"/>
            </w:tcBorders>
          </w:tcPr>
          <w:p w14:paraId="09CDFE42" w14:textId="7F6F1CC4"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50</w:t>
            </w:r>
            <w:r w:rsidR="00BA19DB">
              <w:t>-</w:t>
            </w:r>
            <w:r>
              <w:t>yr</w:t>
            </w:r>
          </w:p>
        </w:tc>
        <w:tc>
          <w:tcPr>
            <w:tcW w:w="1169" w:type="dxa"/>
            <w:tcBorders>
              <w:bottom w:val="single" w:sz="4" w:space="0" w:color="auto"/>
            </w:tcBorders>
          </w:tcPr>
          <w:p w14:paraId="3E9FEC5D" w14:textId="3D7E26CA" w:rsidR="00AC6D05" w:rsidRDefault="00AC6D05">
            <w:pPr>
              <w:pStyle w:val="FigureCaption"/>
              <w:keepNext/>
              <w:keepLines/>
              <w:spacing w:after="0"/>
              <w:jc w:val="center"/>
              <w:cnfStyle w:val="100000000000" w:firstRow="1" w:lastRow="0" w:firstColumn="0" w:lastColumn="0" w:oddVBand="0" w:evenVBand="0" w:oddHBand="0" w:evenHBand="0" w:firstRowFirstColumn="0" w:firstRowLastColumn="0" w:lastRowFirstColumn="0" w:lastRowLastColumn="0"/>
            </w:pPr>
            <w:r>
              <w:t>100</w:t>
            </w:r>
            <w:r w:rsidR="00BA19DB">
              <w:t>-</w:t>
            </w:r>
            <w:r>
              <w:t>yr</w:t>
            </w:r>
          </w:p>
        </w:tc>
      </w:tr>
      <w:tr w:rsidR="00AC6D05" w14:paraId="35D16FE7" w14:textId="77777777" w:rsidTr="00A3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top w:val="single" w:sz="4" w:space="0" w:color="auto"/>
              <w:right w:val="single" w:sz="4" w:space="0" w:color="auto"/>
            </w:tcBorders>
          </w:tcPr>
          <w:p w14:paraId="3E206132" w14:textId="77777777" w:rsidR="00AC6D05" w:rsidRPr="005B3C00" w:rsidRDefault="00AC6D05">
            <w:pPr>
              <w:pStyle w:val="FigureCaption"/>
              <w:keepNext/>
              <w:keepLines/>
              <w:spacing w:after="0"/>
              <w:jc w:val="center"/>
              <w:rPr>
                <w:i/>
              </w:rPr>
            </w:pPr>
            <w:r w:rsidRPr="005B3C00">
              <w:rPr>
                <w:i/>
              </w:rPr>
              <w:t>5</w:t>
            </w:r>
          </w:p>
        </w:tc>
        <w:tc>
          <w:tcPr>
            <w:tcW w:w="1082" w:type="dxa"/>
            <w:tcBorders>
              <w:top w:val="single" w:sz="4" w:space="0" w:color="auto"/>
              <w:left w:val="single" w:sz="4" w:space="0" w:color="auto"/>
            </w:tcBorders>
            <w:shd w:val="clear" w:color="auto" w:fill="D6E3BC" w:themeFill="accent3" w:themeFillTint="66"/>
          </w:tcPr>
          <w:p w14:paraId="7B3D8737"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2.03</w:t>
            </w:r>
          </w:p>
        </w:tc>
        <w:tc>
          <w:tcPr>
            <w:tcW w:w="1169" w:type="dxa"/>
            <w:tcBorders>
              <w:top w:val="single" w:sz="4" w:space="0" w:color="auto"/>
            </w:tcBorders>
            <w:shd w:val="clear" w:color="auto" w:fill="D6E3BC" w:themeFill="accent3" w:themeFillTint="66"/>
          </w:tcPr>
          <w:p w14:paraId="027930D6"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2.43</w:t>
            </w:r>
          </w:p>
        </w:tc>
        <w:tc>
          <w:tcPr>
            <w:tcW w:w="1169" w:type="dxa"/>
            <w:tcBorders>
              <w:top w:val="single" w:sz="4" w:space="0" w:color="auto"/>
            </w:tcBorders>
            <w:shd w:val="clear" w:color="auto" w:fill="D6E3BC" w:themeFill="accent3" w:themeFillTint="66"/>
          </w:tcPr>
          <w:p w14:paraId="7E532BEC"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2.95</w:t>
            </w:r>
          </w:p>
        </w:tc>
        <w:tc>
          <w:tcPr>
            <w:tcW w:w="1168" w:type="dxa"/>
            <w:tcBorders>
              <w:top w:val="single" w:sz="4" w:space="0" w:color="auto"/>
            </w:tcBorders>
            <w:shd w:val="clear" w:color="auto" w:fill="C2D69B" w:themeFill="accent3" w:themeFillTint="99"/>
          </w:tcPr>
          <w:p w14:paraId="57C9070E"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3.42</w:t>
            </w:r>
          </w:p>
        </w:tc>
        <w:tc>
          <w:tcPr>
            <w:tcW w:w="1169" w:type="dxa"/>
            <w:tcBorders>
              <w:top w:val="single" w:sz="4" w:space="0" w:color="auto"/>
            </w:tcBorders>
            <w:shd w:val="clear" w:color="auto" w:fill="76923C" w:themeFill="accent3" w:themeFillShade="BF"/>
          </w:tcPr>
          <w:p w14:paraId="56207A7A"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4.17</w:t>
            </w:r>
          </w:p>
        </w:tc>
        <w:tc>
          <w:tcPr>
            <w:tcW w:w="1169" w:type="dxa"/>
            <w:tcBorders>
              <w:top w:val="single" w:sz="4" w:space="0" w:color="auto"/>
            </w:tcBorders>
            <w:shd w:val="clear" w:color="auto" w:fill="76923C" w:themeFill="accent3" w:themeFillShade="BF"/>
          </w:tcPr>
          <w:p w14:paraId="370784B8"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4.83</w:t>
            </w:r>
          </w:p>
        </w:tc>
        <w:tc>
          <w:tcPr>
            <w:tcW w:w="1169" w:type="dxa"/>
            <w:tcBorders>
              <w:top w:val="single" w:sz="4" w:space="0" w:color="auto"/>
            </w:tcBorders>
            <w:shd w:val="clear" w:color="auto" w:fill="4F6228" w:themeFill="accent3" w:themeFillShade="80"/>
          </w:tcPr>
          <w:p w14:paraId="367B5DFC" w14:textId="77777777" w:rsidR="00AC6D05" w:rsidRPr="005B3C00"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rPr>
                <w:i/>
              </w:rPr>
            </w:pPr>
            <w:r w:rsidRPr="005B3C00">
              <w:rPr>
                <w:i/>
              </w:rPr>
              <w:t>5.60</w:t>
            </w:r>
          </w:p>
        </w:tc>
      </w:tr>
      <w:tr w:rsidR="00AC6D05" w14:paraId="4FB38B64" w14:textId="77777777" w:rsidTr="00A37952">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3EBEC536" w14:textId="77777777" w:rsidR="00AC6D05" w:rsidRPr="005B3C00" w:rsidRDefault="00AC6D05">
            <w:pPr>
              <w:pStyle w:val="FigureCaption"/>
              <w:keepNext/>
              <w:keepLines/>
              <w:spacing w:after="0"/>
              <w:jc w:val="center"/>
              <w:rPr>
                <w:i/>
              </w:rPr>
            </w:pPr>
            <w:r w:rsidRPr="005B3C00">
              <w:rPr>
                <w:i/>
              </w:rPr>
              <w:t xml:space="preserve">10 </w:t>
            </w:r>
          </w:p>
        </w:tc>
        <w:tc>
          <w:tcPr>
            <w:tcW w:w="1082" w:type="dxa"/>
            <w:tcBorders>
              <w:left w:val="single" w:sz="4" w:space="0" w:color="auto"/>
            </w:tcBorders>
            <w:shd w:val="clear" w:color="auto" w:fill="EAF1DD" w:themeFill="accent3" w:themeFillTint="33"/>
          </w:tcPr>
          <w:p w14:paraId="37A08FB8"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1.86</w:t>
            </w:r>
          </w:p>
        </w:tc>
        <w:tc>
          <w:tcPr>
            <w:tcW w:w="1169" w:type="dxa"/>
            <w:shd w:val="clear" w:color="auto" w:fill="D6E3BC" w:themeFill="accent3" w:themeFillTint="66"/>
          </w:tcPr>
          <w:p w14:paraId="25B65D49"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2.27</w:t>
            </w:r>
          </w:p>
        </w:tc>
        <w:tc>
          <w:tcPr>
            <w:tcW w:w="1169" w:type="dxa"/>
            <w:shd w:val="clear" w:color="auto" w:fill="D6E3BC" w:themeFill="accent3" w:themeFillTint="66"/>
          </w:tcPr>
          <w:p w14:paraId="60259262"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2.76</w:t>
            </w:r>
          </w:p>
        </w:tc>
        <w:tc>
          <w:tcPr>
            <w:tcW w:w="1168" w:type="dxa"/>
            <w:shd w:val="clear" w:color="auto" w:fill="C2D69B" w:themeFill="accent3" w:themeFillTint="99"/>
          </w:tcPr>
          <w:p w14:paraId="1C6DA3C7"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3.22</w:t>
            </w:r>
          </w:p>
        </w:tc>
        <w:tc>
          <w:tcPr>
            <w:tcW w:w="1169" w:type="dxa"/>
            <w:shd w:val="clear" w:color="auto" w:fill="C2D69B" w:themeFill="accent3" w:themeFillTint="99"/>
          </w:tcPr>
          <w:p w14:paraId="3530CB88"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3.93</w:t>
            </w:r>
          </w:p>
        </w:tc>
        <w:tc>
          <w:tcPr>
            <w:tcW w:w="1169" w:type="dxa"/>
            <w:shd w:val="clear" w:color="auto" w:fill="76923C" w:themeFill="accent3" w:themeFillShade="BF"/>
          </w:tcPr>
          <w:p w14:paraId="2BFCE9C3"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4.56</w:t>
            </w:r>
          </w:p>
        </w:tc>
        <w:tc>
          <w:tcPr>
            <w:tcW w:w="1169" w:type="dxa"/>
            <w:shd w:val="clear" w:color="auto" w:fill="4F6228" w:themeFill="accent3" w:themeFillShade="80"/>
          </w:tcPr>
          <w:p w14:paraId="20A0B103" w14:textId="77777777" w:rsidR="00AC6D05" w:rsidRPr="005B3C00"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rPr>
                <w:i/>
              </w:rPr>
            </w:pPr>
            <w:r w:rsidRPr="005B3C00">
              <w:rPr>
                <w:i/>
              </w:rPr>
              <w:t>5.30</w:t>
            </w:r>
          </w:p>
        </w:tc>
      </w:tr>
      <w:tr w:rsidR="00AC6D05" w14:paraId="34C3FFE0" w14:textId="77777777" w:rsidTr="00A3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35F76A39" w14:textId="77777777" w:rsidR="00AC6D05" w:rsidRDefault="00AC6D05">
            <w:pPr>
              <w:pStyle w:val="FigureCaption"/>
              <w:keepNext/>
              <w:keepLines/>
              <w:spacing w:after="0"/>
              <w:jc w:val="center"/>
            </w:pPr>
            <w:r>
              <w:t xml:space="preserve">15 </w:t>
            </w:r>
          </w:p>
        </w:tc>
        <w:tc>
          <w:tcPr>
            <w:tcW w:w="1082" w:type="dxa"/>
            <w:tcBorders>
              <w:left w:val="single" w:sz="4" w:space="0" w:color="auto"/>
            </w:tcBorders>
            <w:shd w:val="clear" w:color="auto" w:fill="EAF1DD" w:themeFill="accent3" w:themeFillTint="33"/>
          </w:tcPr>
          <w:p w14:paraId="6FB2DFF3"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1.70</w:t>
            </w:r>
          </w:p>
        </w:tc>
        <w:tc>
          <w:tcPr>
            <w:tcW w:w="1169" w:type="dxa"/>
            <w:shd w:val="clear" w:color="auto" w:fill="D6E3BC" w:themeFill="accent3" w:themeFillTint="66"/>
          </w:tcPr>
          <w:p w14:paraId="3C4665EA"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2.11</w:t>
            </w:r>
          </w:p>
        </w:tc>
        <w:tc>
          <w:tcPr>
            <w:tcW w:w="1169" w:type="dxa"/>
            <w:shd w:val="clear" w:color="auto" w:fill="D6E3BC" w:themeFill="accent3" w:themeFillTint="66"/>
          </w:tcPr>
          <w:p w14:paraId="73C08690"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2.58</w:t>
            </w:r>
          </w:p>
        </w:tc>
        <w:tc>
          <w:tcPr>
            <w:tcW w:w="1168" w:type="dxa"/>
            <w:shd w:val="clear" w:color="auto" w:fill="C2D69B" w:themeFill="accent3" w:themeFillTint="99"/>
          </w:tcPr>
          <w:p w14:paraId="3BF74A3C"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3.01</w:t>
            </w:r>
          </w:p>
        </w:tc>
        <w:tc>
          <w:tcPr>
            <w:tcW w:w="1169" w:type="dxa"/>
            <w:shd w:val="clear" w:color="auto" w:fill="C2D69B" w:themeFill="accent3" w:themeFillTint="99"/>
          </w:tcPr>
          <w:p w14:paraId="18E7A675"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3.69</w:t>
            </w:r>
          </w:p>
        </w:tc>
        <w:tc>
          <w:tcPr>
            <w:tcW w:w="1169" w:type="dxa"/>
            <w:shd w:val="clear" w:color="auto" w:fill="76923C" w:themeFill="accent3" w:themeFillShade="BF"/>
          </w:tcPr>
          <w:p w14:paraId="09E994FF"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4.30</w:t>
            </w:r>
          </w:p>
        </w:tc>
        <w:tc>
          <w:tcPr>
            <w:tcW w:w="1169" w:type="dxa"/>
            <w:shd w:val="clear" w:color="auto" w:fill="4F6228" w:themeFill="accent3" w:themeFillShade="80"/>
          </w:tcPr>
          <w:p w14:paraId="6105C0D8"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5.01</w:t>
            </w:r>
          </w:p>
        </w:tc>
      </w:tr>
      <w:tr w:rsidR="00AC6D05" w14:paraId="709A2744" w14:textId="77777777" w:rsidTr="00A37952">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5E3C134F" w14:textId="77777777" w:rsidR="00AC6D05" w:rsidRDefault="00AC6D05">
            <w:pPr>
              <w:pStyle w:val="FigureCaption"/>
              <w:keepNext/>
              <w:keepLines/>
              <w:spacing w:after="0"/>
              <w:jc w:val="center"/>
            </w:pPr>
            <w:r>
              <w:t xml:space="preserve">30 </w:t>
            </w:r>
          </w:p>
        </w:tc>
        <w:tc>
          <w:tcPr>
            <w:tcW w:w="1082" w:type="dxa"/>
            <w:tcBorders>
              <w:left w:val="single" w:sz="4" w:space="0" w:color="auto"/>
            </w:tcBorders>
            <w:shd w:val="clear" w:color="auto" w:fill="EAF1DD" w:themeFill="accent3" w:themeFillTint="33"/>
          </w:tcPr>
          <w:p w14:paraId="41BD9CDC"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1.21</w:t>
            </w:r>
          </w:p>
        </w:tc>
        <w:tc>
          <w:tcPr>
            <w:tcW w:w="1169" w:type="dxa"/>
            <w:shd w:val="clear" w:color="auto" w:fill="EAF1DD" w:themeFill="accent3" w:themeFillTint="33"/>
          </w:tcPr>
          <w:p w14:paraId="223771A0"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1.62</w:t>
            </w:r>
          </w:p>
        </w:tc>
        <w:tc>
          <w:tcPr>
            <w:tcW w:w="1169" w:type="dxa"/>
            <w:shd w:val="clear" w:color="auto" w:fill="D6E3BC" w:themeFill="accent3" w:themeFillTint="66"/>
          </w:tcPr>
          <w:p w14:paraId="440EC876"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2.02</w:t>
            </w:r>
          </w:p>
        </w:tc>
        <w:tc>
          <w:tcPr>
            <w:tcW w:w="1168" w:type="dxa"/>
            <w:shd w:val="clear" w:color="auto" w:fill="D6E3BC" w:themeFill="accent3" w:themeFillTint="66"/>
          </w:tcPr>
          <w:p w14:paraId="062D3FB2"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2.39</w:t>
            </w:r>
          </w:p>
        </w:tc>
        <w:tc>
          <w:tcPr>
            <w:tcW w:w="1169" w:type="dxa"/>
            <w:shd w:val="clear" w:color="auto" w:fill="D6E3BC" w:themeFill="accent3" w:themeFillTint="66"/>
          </w:tcPr>
          <w:p w14:paraId="10F14790"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2.97</w:t>
            </w:r>
          </w:p>
        </w:tc>
        <w:tc>
          <w:tcPr>
            <w:tcW w:w="1169" w:type="dxa"/>
            <w:shd w:val="clear" w:color="auto" w:fill="C2D69B" w:themeFill="accent3" w:themeFillTint="99"/>
          </w:tcPr>
          <w:p w14:paraId="1353261F"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3.50</w:t>
            </w:r>
          </w:p>
        </w:tc>
        <w:tc>
          <w:tcPr>
            <w:tcW w:w="1169" w:type="dxa"/>
            <w:shd w:val="clear" w:color="auto" w:fill="76923C" w:themeFill="accent3" w:themeFillShade="BF"/>
          </w:tcPr>
          <w:p w14:paraId="77EA3FAF"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4.13</w:t>
            </w:r>
          </w:p>
        </w:tc>
      </w:tr>
      <w:tr w:rsidR="00AC6D05" w14:paraId="4C9B2B4F" w14:textId="77777777" w:rsidTr="00A3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64E13DEF" w14:textId="77777777" w:rsidR="00AC6D05" w:rsidRDefault="00AC6D05">
            <w:pPr>
              <w:pStyle w:val="FigureCaption"/>
              <w:keepNext/>
              <w:keepLines/>
              <w:spacing w:after="0"/>
              <w:jc w:val="center"/>
            </w:pPr>
            <w:r>
              <w:t xml:space="preserve">45 </w:t>
            </w:r>
          </w:p>
        </w:tc>
        <w:tc>
          <w:tcPr>
            <w:tcW w:w="1082" w:type="dxa"/>
            <w:tcBorders>
              <w:left w:val="single" w:sz="4" w:space="0" w:color="auto"/>
            </w:tcBorders>
          </w:tcPr>
          <w:p w14:paraId="3011D8C2"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0.93</w:t>
            </w:r>
          </w:p>
        </w:tc>
        <w:tc>
          <w:tcPr>
            <w:tcW w:w="1169" w:type="dxa"/>
            <w:shd w:val="clear" w:color="auto" w:fill="EAF1DD" w:themeFill="accent3" w:themeFillTint="33"/>
          </w:tcPr>
          <w:p w14:paraId="37B569A3"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1.27</w:t>
            </w:r>
          </w:p>
        </w:tc>
        <w:tc>
          <w:tcPr>
            <w:tcW w:w="1169" w:type="dxa"/>
            <w:shd w:val="clear" w:color="auto" w:fill="EAF1DD" w:themeFill="accent3" w:themeFillTint="33"/>
          </w:tcPr>
          <w:p w14:paraId="45A25FEA"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1.60</w:t>
            </w:r>
          </w:p>
        </w:tc>
        <w:tc>
          <w:tcPr>
            <w:tcW w:w="1168" w:type="dxa"/>
            <w:shd w:val="clear" w:color="auto" w:fill="EAF1DD" w:themeFill="accent3" w:themeFillTint="33"/>
          </w:tcPr>
          <w:p w14:paraId="01467BB6"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1.88</w:t>
            </w:r>
          </w:p>
        </w:tc>
        <w:tc>
          <w:tcPr>
            <w:tcW w:w="1169" w:type="dxa"/>
            <w:shd w:val="clear" w:color="auto" w:fill="D6E3BC" w:themeFill="accent3" w:themeFillTint="66"/>
          </w:tcPr>
          <w:p w14:paraId="0804B795"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2.31</w:t>
            </w:r>
          </w:p>
        </w:tc>
        <w:tc>
          <w:tcPr>
            <w:tcW w:w="1169" w:type="dxa"/>
            <w:shd w:val="clear" w:color="auto" w:fill="D6E3BC" w:themeFill="accent3" w:themeFillTint="66"/>
          </w:tcPr>
          <w:p w14:paraId="38038707"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2.70</w:t>
            </w:r>
          </w:p>
        </w:tc>
        <w:tc>
          <w:tcPr>
            <w:tcW w:w="1169" w:type="dxa"/>
            <w:shd w:val="clear" w:color="auto" w:fill="C2D69B" w:themeFill="accent3" w:themeFillTint="99"/>
          </w:tcPr>
          <w:p w14:paraId="7A5FE9D9"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3.16</w:t>
            </w:r>
          </w:p>
        </w:tc>
      </w:tr>
      <w:tr w:rsidR="00AC6D05" w14:paraId="64BF2754" w14:textId="77777777" w:rsidTr="00A37952">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77D94ABD" w14:textId="77777777" w:rsidR="00AC6D05" w:rsidRDefault="00AC6D05">
            <w:pPr>
              <w:pStyle w:val="FigureCaption"/>
              <w:keepNext/>
              <w:keepLines/>
              <w:spacing w:after="0"/>
              <w:jc w:val="center"/>
            </w:pPr>
            <w:r>
              <w:t xml:space="preserve">60 </w:t>
            </w:r>
          </w:p>
        </w:tc>
        <w:tc>
          <w:tcPr>
            <w:tcW w:w="1082" w:type="dxa"/>
            <w:tcBorders>
              <w:left w:val="single" w:sz="4" w:space="0" w:color="auto"/>
            </w:tcBorders>
          </w:tcPr>
          <w:p w14:paraId="66153B14"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0.76</w:t>
            </w:r>
          </w:p>
        </w:tc>
        <w:tc>
          <w:tcPr>
            <w:tcW w:w="1169" w:type="dxa"/>
            <w:shd w:val="clear" w:color="auto" w:fill="EAF1DD" w:themeFill="accent3" w:themeFillTint="33"/>
          </w:tcPr>
          <w:p w14:paraId="5788695F"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1.02</w:t>
            </w:r>
          </w:p>
        </w:tc>
        <w:tc>
          <w:tcPr>
            <w:tcW w:w="1169" w:type="dxa"/>
            <w:shd w:val="clear" w:color="auto" w:fill="EAF1DD" w:themeFill="accent3" w:themeFillTint="33"/>
          </w:tcPr>
          <w:p w14:paraId="273F4C10"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1.28</w:t>
            </w:r>
          </w:p>
        </w:tc>
        <w:tc>
          <w:tcPr>
            <w:tcW w:w="1168" w:type="dxa"/>
            <w:shd w:val="clear" w:color="auto" w:fill="EAF1DD" w:themeFill="accent3" w:themeFillTint="33"/>
          </w:tcPr>
          <w:p w14:paraId="4255C087"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1.51</w:t>
            </w:r>
          </w:p>
        </w:tc>
        <w:tc>
          <w:tcPr>
            <w:tcW w:w="1169" w:type="dxa"/>
            <w:shd w:val="clear" w:color="auto" w:fill="EAF1DD" w:themeFill="accent3" w:themeFillTint="33"/>
          </w:tcPr>
          <w:p w14:paraId="6EC7D627"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1.86</w:t>
            </w:r>
          </w:p>
        </w:tc>
        <w:tc>
          <w:tcPr>
            <w:tcW w:w="1169" w:type="dxa"/>
            <w:shd w:val="clear" w:color="auto" w:fill="D6E3BC" w:themeFill="accent3" w:themeFillTint="66"/>
          </w:tcPr>
          <w:p w14:paraId="036F9194"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2.19</w:t>
            </w:r>
          </w:p>
        </w:tc>
        <w:tc>
          <w:tcPr>
            <w:tcW w:w="1169" w:type="dxa"/>
            <w:shd w:val="clear" w:color="auto" w:fill="D6E3BC" w:themeFill="accent3" w:themeFillTint="66"/>
          </w:tcPr>
          <w:p w14:paraId="6A309488"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2.57</w:t>
            </w:r>
          </w:p>
        </w:tc>
      </w:tr>
      <w:tr w:rsidR="00AC6D05" w14:paraId="63ACAD37" w14:textId="77777777" w:rsidTr="00A3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1454C05F" w14:textId="77777777" w:rsidR="00AC6D05" w:rsidRDefault="00AC6D05">
            <w:pPr>
              <w:pStyle w:val="FigureCaption"/>
              <w:keepNext/>
              <w:keepLines/>
              <w:spacing w:after="0"/>
              <w:jc w:val="center"/>
            </w:pPr>
            <w:r>
              <w:t xml:space="preserve">75 </w:t>
            </w:r>
          </w:p>
        </w:tc>
        <w:tc>
          <w:tcPr>
            <w:tcW w:w="1082" w:type="dxa"/>
            <w:tcBorders>
              <w:left w:val="single" w:sz="4" w:space="0" w:color="auto"/>
            </w:tcBorders>
          </w:tcPr>
          <w:p w14:paraId="1264C3D9"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0.64</w:t>
            </w:r>
          </w:p>
        </w:tc>
        <w:tc>
          <w:tcPr>
            <w:tcW w:w="1169" w:type="dxa"/>
          </w:tcPr>
          <w:p w14:paraId="3EBA0C50"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0.86</w:t>
            </w:r>
          </w:p>
        </w:tc>
        <w:tc>
          <w:tcPr>
            <w:tcW w:w="1169" w:type="dxa"/>
            <w:shd w:val="clear" w:color="auto" w:fill="EAF1DD" w:themeFill="accent3" w:themeFillTint="33"/>
          </w:tcPr>
          <w:p w14:paraId="0277208C"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1.08</w:t>
            </w:r>
          </w:p>
        </w:tc>
        <w:tc>
          <w:tcPr>
            <w:tcW w:w="1168" w:type="dxa"/>
            <w:shd w:val="clear" w:color="auto" w:fill="EAF1DD" w:themeFill="accent3" w:themeFillTint="33"/>
          </w:tcPr>
          <w:p w14:paraId="2F285947"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1.27</w:t>
            </w:r>
          </w:p>
        </w:tc>
        <w:tc>
          <w:tcPr>
            <w:tcW w:w="1169" w:type="dxa"/>
            <w:shd w:val="clear" w:color="auto" w:fill="EAF1DD" w:themeFill="accent3" w:themeFillTint="33"/>
          </w:tcPr>
          <w:p w14:paraId="39F5B809"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1.58</w:t>
            </w:r>
          </w:p>
        </w:tc>
        <w:tc>
          <w:tcPr>
            <w:tcW w:w="1169" w:type="dxa"/>
            <w:shd w:val="clear" w:color="auto" w:fill="EAF1DD" w:themeFill="accent3" w:themeFillTint="33"/>
          </w:tcPr>
          <w:p w14:paraId="22A20770"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1.86</w:t>
            </w:r>
          </w:p>
        </w:tc>
        <w:tc>
          <w:tcPr>
            <w:tcW w:w="1169" w:type="dxa"/>
            <w:shd w:val="clear" w:color="auto" w:fill="D6E3BC" w:themeFill="accent3" w:themeFillTint="66"/>
          </w:tcPr>
          <w:p w14:paraId="3D04292E"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2.19</w:t>
            </w:r>
          </w:p>
        </w:tc>
      </w:tr>
      <w:tr w:rsidR="00AC6D05" w14:paraId="78407228" w14:textId="77777777" w:rsidTr="00A37952">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727DF935" w14:textId="77777777" w:rsidR="00AC6D05" w:rsidRDefault="00AC6D05">
            <w:pPr>
              <w:pStyle w:val="FigureCaption"/>
              <w:keepNext/>
              <w:keepLines/>
              <w:spacing w:after="0"/>
              <w:jc w:val="center"/>
            </w:pPr>
            <w:r>
              <w:t xml:space="preserve">90 </w:t>
            </w:r>
          </w:p>
        </w:tc>
        <w:tc>
          <w:tcPr>
            <w:tcW w:w="1082" w:type="dxa"/>
            <w:tcBorders>
              <w:left w:val="single" w:sz="4" w:space="0" w:color="auto"/>
            </w:tcBorders>
          </w:tcPr>
          <w:p w14:paraId="65CE6B79"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0.55</w:t>
            </w:r>
          </w:p>
        </w:tc>
        <w:tc>
          <w:tcPr>
            <w:tcW w:w="1169" w:type="dxa"/>
          </w:tcPr>
          <w:p w14:paraId="3AFDFFA9"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0.72</w:t>
            </w:r>
          </w:p>
        </w:tc>
        <w:tc>
          <w:tcPr>
            <w:tcW w:w="1169" w:type="dxa"/>
          </w:tcPr>
          <w:p w14:paraId="3D45D627"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0.91</w:t>
            </w:r>
          </w:p>
        </w:tc>
        <w:tc>
          <w:tcPr>
            <w:tcW w:w="1168" w:type="dxa"/>
            <w:shd w:val="clear" w:color="auto" w:fill="EAF1DD" w:themeFill="accent3" w:themeFillTint="33"/>
          </w:tcPr>
          <w:p w14:paraId="3B357541"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1.09</w:t>
            </w:r>
          </w:p>
        </w:tc>
        <w:tc>
          <w:tcPr>
            <w:tcW w:w="1169" w:type="dxa"/>
            <w:shd w:val="clear" w:color="auto" w:fill="EAF1DD" w:themeFill="accent3" w:themeFillTint="33"/>
          </w:tcPr>
          <w:p w14:paraId="0CE00559"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1.38</w:t>
            </w:r>
          </w:p>
        </w:tc>
        <w:tc>
          <w:tcPr>
            <w:tcW w:w="1169" w:type="dxa"/>
            <w:shd w:val="clear" w:color="auto" w:fill="EAF1DD" w:themeFill="accent3" w:themeFillTint="33"/>
          </w:tcPr>
          <w:p w14:paraId="0939ECCB"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1.65</w:t>
            </w:r>
          </w:p>
        </w:tc>
        <w:tc>
          <w:tcPr>
            <w:tcW w:w="1169" w:type="dxa"/>
            <w:shd w:val="clear" w:color="auto" w:fill="EAF1DD" w:themeFill="accent3" w:themeFillTint="33"/>
          </w:tcPr>
          <w:p w14:paraId="0E3DE9D6"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1.97</w:t>
            </w:r>
          </w:p>
        </w:tc>
      </w:tr>
      <w:tr w:rsidR="00AC6D05" w14:paraId="300E1C6A" w14:textId="77777777" w:rsidTr="00A3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5B686A4E" w14:textId="77777777" w:rsidR="00AC6D05" w:rsidRDefault="00AC6D05">
            <w:pPr>
              <w:pStyle w:val="FigureCaption"/>
              <w:keepNext/>
              <w:keepLines/>
              <w:spacing w:after="0"/>
              <w:jc w:val="center"/>
            </w:pPr>
            <w:r>
              <w:t xml:space="preserve">105 </w:t>
            </w:r>
          </w:p>
        </w:tc>
        <w:tc>
          <w:tcPr>
            <w:tcW w:w="1082" w:type="dxa"/>
            <w:tcBorders>
              <w:left w:val="single" w:sz="4" w:space="0" w:color="auto"/>
            </w:tcBorders>
          </w:tcPr>
          <w:p w14:paraId="4FC32341"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0.49</w:t>
            </w:r>
          </w:p>
        </w:tc>
        <w:tc>
          <w:tcPr>
            <w:tcW w:w="1169" w:type="dxa"/>
          </w:tcPr>
          <w:p w14:paraId="0C2C4431"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0.64</w:t>
            </w:r>
          </w:p>
        </w:tc>
        <w:tc>
          <w:tcPr>
            <w:tcW w:w="1169" w:type="dxa"/>
          </w:tcPr>
          <w:p w14:paraId="1940BB88"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0.80</w:t>
            </w:r>
          </w:p>
        </w:tc>
        <w:tc>
          <w:tcPr>
            <w:tcW w:w="1168" w:type="dxa"/>
          </w:tcPr>
          <w:p w14:paraId="63671EEE"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0.95</w:t>
            </w:r>
          </w:p>
        </w:tc>
        <w:tc>
          <w:tcPr>
            <w:tcW w:w="1169" w:type="dxa"/>
            <w:shd w:val="clear" w:color="auto" w:fill="EAF1DD" w:themeFill="accent3" w:themeFillTint="33"/>
          </w:tcPr>
          <w:p w14:paraId="061A7817"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1.20</w:t>
            </w:r>
          </w:p>
        </w:tc>
        <w:tc>
          <w:tcPr>
            <w:tcW w:w="1169" w:type="dxa"/>
            <w:shd w:val="clear" w:color="auto" w:fill="EAF1DD" w:themeFill="accent3" w:themeFillTint="33"/>
          </w:tcPr>
          <w:p w14:paraId="407DC5D9"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1.43</w:t>
            </w:r>
          </w:p>
        </w:tc>
        <w:tc>
          <w:tcPr>
            <w:tcW w:w="1169" w:type="dxa"/>
            <w:shd w:val="clear" w:color="auto" w:fill="EAF1DD" w:themeFill="accent3" w:themeFillTint="33"/>
          </w:tcPr>
          <w:p w14:paraId="341BF837" w14:textId="77777777" w:rsidR="00AC6D05" w:rsidRDefault="00AC6D05">
            <w:pPr>
              <w:pStyle w:val="FigureCaption"/>
              <w:keepNext/>
              <w:keepLines/>
              <w:spacing w:after="0"/>
              <w:jc w:val="center"/>
              <w:cnfStyle w:val="000000100000" w:firstRow="0" w:lastRow="0" w:firstColumn="0" w:lastColumn="0" w:oddVBand="0" w:evenVBand="0" w:oddHBand="1" w:evenHBand="0" w:firstRowFirstColumn="0" w:firstRowLastColumn="0" w:lastRowFirstColumn="0" w:lastRowLastColumn="0"/>
            </w:pPr>
            <w:r>
              <w:t>1.70</w:t>
            </w:r>
          </w:p>
        </w:tc>
      </w:tr>
      <w:tr w:rsidR="00AC6D05" w14:paraId="7AE2CF48" w14:textId="77777777" w:rsidTr="00A37952">
        <w:tc>
          <w:tcPr>
            <w:cnfStyle w:val="001000000000" w:firstRow="0" w:lastRow="0" w:firstColumn="1" w:lastColumn="0" w:oddVBand="0" w:evenVBand="0" w:oddHBand="0" w:evenHBand="0" w:firstRowFirstColumn="0" w:firstRowLastColumn="0" w:lastRowFirstColumn="0" w:lastRowLastColumn="0"/>
            <w:tcW w:w="1255" w:type="dxa"/>
            <w:tcBorders>
              <w:right w:val="single" w:sz="4" w:space="0" w:color="auto"/>
            </w:tcBorders>
          </w:tcPr>
          <w:p w14:paraId="2864DE75" w14:textId="77777777" w:rsidR="00AC6D05" w:rsidRDefault="00AC6D05">
            <w:pPr>
              <w:pStyle w:val="FigureCaption"/>
              <w:keepNext/>
              <w:keepLines/>
              <w:spacing w:after="0"/>
              <w:jc w:val="center"/>
            </w:pPr>
            <w:r>
              <w:t xml:space="preserve">120 </w:t>
            </w:r>
          </w:p>
        </w:tc>
        <w:tc>
          <w:tcPr>
            <w:tcW w:w="1082" w:type="dxa"/>
            <w:tcBorders>
              <w:left w:val="single" w:sz="4" w:space="0" w:color="auto"/>
            </w:tcBorders>
          </w:tcPr>
          <w:p w14:paraId="40B70113"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0.44</w:t>
            </w:r>
          </w:p>
        </w:tc>
        <w:tc>
          <w:tcPr>
            <w:tcW w:w="1169" w:type="dxa"/>
          </w:tcPr>
          <w:p w14:paraId="47B1162F"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0.57</w:t>
            </w:r>
          </w:p>
        </w:tc>
        <w:tc>
          <w:tcPr>
            <w:tcW w:w="1169" w:type="dxa"/>
          </w:tcPr>
          <w:p w14:paraId="6FACF292"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0.72</w:t>
            </w:r>
          </w:p>
        </w:tc>
        <w:tc>
          <w:tcPr>
            <w:tcW w:w="1168" w:type="dxa"/>
          </w:tcPr>
          <w:p w14:paraId="58E2C1A6"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0.85</w:t>
            </w:r>
          </w:p>
        </w:tc>
        <w:tc>
          <w:tcPr>
            <w:tcW w:w="1169" w:type="dxa"/>
            <w:shd w:val="clear" w:color="auto" w:fill="EAF1DD" w:themeFill="accent3" w:themeFillTint="33"/>
          </w:tcPr>
          <w:p w14:paraId="0E2BEBD4"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1.08</w:t>
            </w:r>
          </w:p>
        </w:tc>
        <w:tc>
          <w:tcPr>
            <w:tcW w:w="1169" w:type="dxa"/>
            <w:shd w:val="clear" w:color="auto" w:fill="EAF1DD" w:themeFill="accent3" w:themeFillTint="33"/>
          </w:tcPr>
          <w:p w14:paraId="4602D46B"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1.28</w:t>
            </w:r>
          </w:p>
        </w:tc>
        <w:tc>
          <w:tcPr>
            <w:tcW w:w="1169" w:type="dxa"/>
            <w:shd w:val="clear" w:color="auto" w:fill="EAF1DD" w:themeFill="accent3" w:themeFillTint="33"/>
          </w:tcPr>
          <w:p w14:paraId="759BF3BF" w14:textId="77777777" w:rsidR="00AC6D05" w:rsidRDefault="00AC6D05">
            <w:pPr>
              <w:pStyle w:val="FigureCaption"/>
              <w:keepNext/>
              <w:keepLines/>
              <w:spacing w:after="0"/>
              <w:jc w:val="center"/>
              <w:cnfStyle w:val="000000000000" w:firstRow="0" w:lastRow="0" w:firstColumn="0" w:lastColumn="0" w:oddVBand="0" w:evenVBand="0" w:oddHBand="0" w:evenHBand="0" w:firstRowFirstColumn="0" w:firstRowLastColumn="0" w:lastRowFirstColumn="0" w:lastRowLastColumn="0"/>
            </w:pPr>
            <w:r>
              <w:t>1.53</w:t>
            </w:r>
          </w:p>
        </w:tc>
      </w:tr>
    </w:tbl>
    <w:p w14:paraId="5C577082" w14:textId="209EA605" w:rsidR="00AC6D05" w:rsidRDefault="00AC6D05" w:rsidP="00A37952">
      <w:pPr>
        <w:pStyle w:val="FigureCaption"/>
        <w:keepNext/>
        <w:keepLines/>
      </w:pPr>
      <w:r w:rsidRPr="00965832">
        <w:rPr>
          <w:vertAlign w:val="superscript"/>
        </w:rPr>
        <w:t>3 Th</w:t>
      </w:r>
      <w:r w:rsidR="000845B6">
        <w:rPr>
          <w:vertAlign w:val="superscript"/>
        </w:rPr>
        <w:t>is</w:t>
      </w:r>
      <w:r w:rsidRPr="00965832">
        <w:rPr>
          <w:vertAlign w:val="superscript"/>
        </w:rPr>
        <w:t xml:space="preserve"> method cannot be applied to durations </w:t>
      </w:r>
      <w:r w:rsidR="000845B6">
        <w:rPr>
          <w:vertAlign w:val="superscript"/>
        </w:rPr>
        <w:t>shorter</w:t>
      </w:r>
      <w:r w:rsidRPr="00965832">
        <w:rPr>
          <w:vertAlign w:val="superscript"/>
        </w:rPr>
        <w:t xml:space="preserve"> than the observed data frequency of 15 minutes</w:t>
      </w:r>
      <w:r w:rsidR="000845B6">
        <w:rPr>
          <w:vertAlign w:val="superscript"/>
        </w:rPr>
        <w:t>.</w:t>
      </w:r>
      <w:r w:rsidRPr="00965832">
        <w:rPr>
          <w:vertAlign w:val="superscript"/>
        </w:rPr>
        <w:t xml:space="preserve"> 5</w:t>
      </w:r>
      <w:r>
        <w:rPr>
          <w:vertAlign w:val="superscript"/>
        </w:rPr>
        <w:t>-</w:t>
      </w:r>
      <w:r w:rsidRPr="00965832">
        <w:rPr>
          <w:vertAlign w:val="superscript"/>
        </w:rPr>
        <w:t xml:space="preserve"> and 10</w:t>
      </w:r>
      <w:r>
        <w:rPr>
          <w:vertAlign w:val="superscript"/>
        </w:rPr>
        <w:t>-</w:t>
      </w:r>
      <w:r w:rsidRPr="00965832">
        <w:rPr>
          <w:vertAlign w:val="superscript"/>
        </w:rPr>
        <w:t xml:space="preserve">minute durations (in italics) </w:t>
      </w:r>
      <w:r w:rsidR="000845B6">
        <w:rPr>
          <w:vertAlign w:val="superscript"/>
        </w:rPr>
        <w:t>were</w:t>
      </w:r>
      <w:r w:rsidRPr="00965832">
        <w:rPr>
          <w:vertAlign w:val="superscript"/>
        </w:rPr>
        <w:t xml:space="preserve"> estimated by linearly extrapolati</w:t>
      </w:r>
      <w:r w:rsidR="000845B6">
        <w:rPr>
          <w:vertAlign w:val="superscript"/>
        </w:rPr>
        <w:t>on of</w:t>
      </w:r>
      <w:r w:rsidRPr="00965832">
        <w:rPr>
          <w:vertAlign w:val="superscript"/>
        </w:rPr>
        <w:t xml:space="preserve"> 15</w:t>
      </w:r>
      <w:r>
        <w:rPr>
          <w:vertAlign w:val="superscript"/>
        </w:rPr>
        <w:t>-</w:t>
      </w:r>
      <w:r w:rsidRPr="00965832">
        <w:rPr>
          <w:vertAlign w:val="superscript"/>
        </w:rPr>
        <w:t xml:space="preserve"> and 30</w:t>
      </w:r>
      <w:r>
        <w:rPr>
          <w:vertAlign w:val="superscript"/>
        </w:rPr>
        <w:t>-</w:t>
      </w:r>
      <w:r w:rsidRPr="00965832">
        <w:rPr>
          <w:vertAlign w:val="superscript"/>
        </w:rPr>
        <w:t>minute durations.</w:t>
      </w:r>
    </w:p>
    <w:p w14:paraId="5313EF26" w14:textId="5EF11130" w:rsidR="00414A65" w:rsidRDefault="002B4190" w:rsidP="005B3C00">
      <w:pPr>
        <w:keepNext/>
        <w:keepLines/>
        <w:jc w:val="center"/>
        <w:rPr>
          <w:rFonts w:ascii="Times New Roman" w:hAnsi="Times New Roman"/>
          <w:sz w:val="16"/>
          <w:szCs w:val="16"/>
        </w:rPr>
      </w:pPr>
      <w:r>
        <w:rPr>
          <w:rFonts w:ascii="Times New Roman" w:hAnsi="Times New Roman"/>
          <w:noProof/>
          <w:sz w:val="16"/>
          <w:szCs w:val="16"/>
        </w:rPr>
        <w:drawing>
          <wp:inline distT="0" distB="0" distL="0" distR="0" wp14:anchorId="65C7F23C" wp14:editId="6865E8B2">
            <wp:extent cx="5849922" cy="3511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screen">
                      <a:extLst>
                        <a:ext uri="{28A0092B-C50C-407E-A947-70E740481C1C}">
                          <a14:useLocalDpi xmlns:a14="http://schemas.microsoft.com/office/drawing/2010/main" val="0"/>
                        </a:ext>
                      </a:extLst>
                    </a:blip>
                    <a:srcRect/>
                    <a:stretch>
                      <a:fillRect/>
                    </a:stretch>
                  </pic:blipFill>
                  <pic:spPr bwMode="auto">
                    <a:xfrm>
                      <a:off x="0" y="0"/>
                      <a:ext cx="5867350" cy="3522011"/>
                    </a:xfrm>
                    <a:prstGeom prst="rect">
                      <a:avLst/>
                    </a:prstGeom>
                    <a:noFill/>
                  </pic:spPr>
                </pic:pic>
              </a:graphicData>
            </a:graphic>
          </wp:inline>
        </w:drawing>
      </w:r>
    </w:p>
    <w:p w14:paraId="4E944F41" w14:textId="0DD77C77" w:rsidR="00AC6D05" w:rsidRDefault="005E4A15" w:rsidP="005B3C00">
      <w:pPr>
        <w:pStyle w:val="FigureCaption"/>
        <w:keepNext/>
        <w:keepLines/>
        <w:rPr>
          <w:vertAlign w:val="superscript"/>
        </w:rPr>
      </w:pPr>
      <w:bookmarkStart w:id="46" w:name="_Toc33433418"/>
      <w:bookmarkStart w:id="47" w:name="_Toc442948349"/>
      <w:r w:rsidRPr="00A37952">
        <w:rPr>
          <w:b/>
          <w:bCs/>
          <w:sz w:val="22"/>
          <w:szCs w:val="22"/>
        </w:rPr>
        <w:t>Fig</w:t>
      </w:r>
      <w:r w:rsidR="009E4C76" w:rsidRPr="00A37952">
        <w:rPr>
          <w:b/>
          <w:bCs/>
          <w:sz w:val="22"/>
          <w:szCs w:val="22"/>
        </w:rPr>
        <w:t>ure</w:t>
      </w:r>
      <w:r w:rsidRPr="00A37952">
        <w:rPr>
          <w:b/>
          <w:bCs/>
          <w:sz w:val="22"/>
          <w:szCs w:val="22"/>
        </w:rPr>
        <w:t xml:space="preserve"> </w:t>
      </w:r>
      <w:r w:rsidR="009E4C76" w:rsidRPr="00A37952">
        <w:rPr>
          <w:b/>
          <w:bCs/>
          <w:sz w:val="22"/>
          <w:szCs w:val="22"/>
        </w:rPr>
        <w:t>3-</w:t>
      </w:r>
      <w:r w:rsidRPr="00A37952">
        <w:rPr>
          <w:b/>
          <w:bCs/>
          <w:sz w:val="22"/>
          <w:szCs w:val="22"/>
        </w:rPr>
        <w:t>3</w:t>
      </w:r>
      <w:r w:rsidRPr="00A37952">
        <w:rPr>
          <w:sz w:val="22"/>
          <w:szCs w:val="22"/>
        </w:rPr>
        <w:t xml:space="preserve">: Extreme precipitation curves for </w:t>
      </w:r>
      <w:r w:rsidR="004E7839" w:rsidRPr="00A37952">
        <w:rPr>
          <w:sz w:val="22"/>
          <w:szCs w:val="22"/>
        </w:rPr>
        <w:t xml:space="preserve">recurrence intervals </w:t>
      </w:r>
      <w:r w:rsidRPr="00A37952">
        <w:rPr>
          <w:sz w:val="22"/>
          <w:szCs w:val="22"/>
        </w:rPr>
        <w:t>from 1 to 100 years</w:t>
      </w:r>
      <w:r>
        <w:t>.</w:t>
      </w:r>
      <w:r w:rsidR="00CF1BD4" w:rsidRPr="00A37952">
        <w:rPr>
          <w:vertAlign w:val="superscript"/>
        </w:rPr>
        <w:t>2</w:t>
      </w:r>
    </w:p>
    <w:p w14:paraId="2AB14F06" w14:textId="77777777" w:rsidR="00AC6D05" w:rsidRPr="00965832" w:rsidRDefault="00AC6D05" w:rsidP="00AC6D05">
      <w:pPr>
        <w:pStyle w:val="FigureCaption"/>
        <w:keepNext/>
        <w:keepLines/>
        <w:spacing w:line="240" w:lineRule="auto"/>
        <w:rPr>
          <w:vertAlign w:val="superscript"/>
        </w:rPr>
      </w:pPr>
      <w:r w:rsidRPr="00965832">
        <w:rPr>
          <w:vertAlign w:val="superscript"/>
        </w:rPr>
        <w:t xml:space="preserve">2 Based on 15-minute precipitation data from the TA-6 meteorological tower at LANL, collected from 1990-2018. The y-axis is the rainfall rate instead of the rainfall amount. </w:t>
      </w:r>
    </w:p>
    <w:bookmarkEnd w:id="46"/>
    <w:p w14:paraId="7A3D54F2" w14:textId="67CB04F9" w:rsidR="007A79C4" w:rsidRDefault="007A79C4" w:rsidP="00AC6D05">
      <w:pPr>
        <w:pStyle w:val="FigureCaption"/>
        <w:rPr>
          <w:b/>
          <w:bCs/>
        </w:rPr>
      </w:pPr>
    </w:p>
    <w:p w14:paraId="728AC5A1" w14:textId="77777777" w:rsidR="007A79C4" w:rsidRDefault="007A79C4">
      <w:pPr>
        <w:spacing w:after="0" w:line="240" w:lineRule="auto"/>
        <w:rPr>
          <w:b/>
          <w:bCs/>
        </w:rPr>
      </w:pPr>
      <w:r>
        <w:rPr>
          <w:b/>
          <w:bCs/>
        </w:rPr>
        <w:br w:type="page"/>
      </w:r>
    </w:p>
    <w:p w14:paraId="1F8E127E" w14:textId="0FB4812E" w:rsidR="00E816A5" w:rsidRPr="00A37952" w:rsidRDefault="00E816A5" w:rsidP="00AC6D05">
      <w:pPr>
        <w:pStyle w:val="FigureCaption"/>
        <w:rPr>
          <w:b/>
          <w:bCs/>
        </w:rPr>
      </w:pPr>
      <w:r w:rsidRPr="00A37952">
        <w:rPr>
          <w:b/>
          <w:bCs/>
        </w:rPr>
        <w:t>3.4</w:t>
      </w:r>
      <w:r w:rsidRPr="00A37952">
        <w:rPr>
          <w:b/>
          <w:bCs/>
        </w:rPr>
        <w:tab/>
        <w:t>Comparison with NOAA Atlas</w:t>
      </w:r>
      <w:r w:rsidR="007A79C4">
        <w:rPr>
          <w:b/>
          <w:bCs/>
        </w:rPr>
        <w:t xml:space="preserve"> Values</w:t>
      </w:r>
    </w:p>
    <w:p w14:paraId="02C05E20" w14:textId="49336F06" w:rsidR="00E816A5" w:rsidRDefault="005D38E9" w:rsidP="005B3C00">
      <w:r>
        <w:t>T</w:t>
      </w:r>
      <w:r w:rsidR="00E816A5">
        <w:t>o test the accuracy of the methodology, t</w:t>
      </w:r>
      <w:r>
        <w:t xml:space="preserve">he </w:t>
      </w:r>
      <w:r w:rsidR="00E816A5">
        <w:t xml:space="preserve">extreme precipitation </w:t>
      </w:r>
      <w:r>
        <w:t xml:space="preserve">rates </w:t>
      </w:r>
      <w:r w:rsidR="00E816A5">
        <w:t>in Table 3-2 were compared to</w:t>
      </w:r>
      <w:r>
        <w:t xml:space="preserve"> </w:t>
      </w:r>
      <w:r w:rsidR="00E816A5">
        <w:t xml:space="preserve">the </w:t>
      </w:r>
      <w:r>
        <w:t xml:space="preserve">Los Alamos </w:t>
      </w:r>
      <w:r w:rsidR="00E816A5">
        <w:t xml:space="preserve">location </w:t>
      </w:r>
      <w:r w:rsidR="007A79C4">
        <w:t>i</w:t>
      </w:r>
      <w:r w:rsidR="00E816A5">
        <w:t>n t</w:t>
      </w:r>
      <w:r>
        <w:t>he NOAA Atlas 14 online viewer</w:t>
      </w:r>
      <w:r w:rsidR="00784387">
        <w:t xml:space="preserve"> </w:t>
      </w:r>
      <w:r w:rsidR="00E816A5">
        <w:t>(</w:t>
      </w:r>
      <w:hyperlink r:id="rId26" w:history="1">
        <w:r w:rsidR="00E816A5" w:rsidRPr="005820D9">
          <w:rPr>
            <w:rStyle w:val="Hyperlink"/>
          </w:rPr>
          <w:t>https://hdsc.nws.noaa.gov/hdsc/pfds/pfds_map_cont.html?bkmrk=nm</w:t>
        </w:r>
      </w:hyperlink>
      <w:r w:rsidR="00E816A5">
        <w:rPr>
          <w:rStyle w:val="Hyperlink"/>
        </w:rPr>
        <w:t>)</w:t>
      </w:r>
      <w:r w:rsidR="00784387">
        <w:t xml:space="preserve">. </w:t>
      </w:r>
      <w:r w:rsidR="00E816A5">
        <w:t>The comparison tested the longest interval/shortest duration and shortest interval/longest duration values.</w:t>
      </w:r>
    </w:p>
    <w:p w14:paraId="573E4A19" w14:textId="65162246" w:rsidR="00E816A5" w:rsidRDefault="00E816A5" w:rsidP="005B3C00">
      <w:r w:rsidRPr="00A37952">
        <w:rPr>
          <w:b/>
          <w:bCs/>
        </w:rPr>
        <w:t>Comparison 1</w:t>
      </w:r>
      <w:r>
        <w:rPr>
          <w:b/>
          <w:bCs/>
        </w:rPr>
        <w:t xml:space="preserve"> (100-year average recurrence interval/15-minute duration)</w:t>
      </w:r>
      <w:r>
        <w:t xml:space="preserve">: The </w:t>
      </w:r>
      <w:r w:rsidR="005D38E9">
        <w:t>NOAA Atlas estimates a maximum precipitation amount</w:t>
      </w:r>
      <w:r w:rsidR="005D38E9" w:rsidRPr="002006BA">
        <w:t xml:space="preserve"> </w:t>
      </w:r>
      <w:r w:rsidR="005D38E9">
        <w:t>of 1.3</w:t>
      </w:r>
      <w:r w:rsidR="007A79C4">
        <w:t>0</w:t>
      </w:r>
      <w:r w:rsidR="005D38E9">
        <w:t xml:space="preserve"> inches for a </w:t>
      </w:r>
      <w:r w:rsidR="00530B40">
        <w:t>100-year</w:t>
      </w:r>
      <w:r w:rsidR="005D38E9">
        <w:t xml:space="preserve"> average recurrence interval for a </w:t>
      </w:r>
      <w:r w:rsidR="00530B40">
        <w:t>15-minute</w:t>
      </w:r>
      <w:r w:rsidR="005D38E9">
        <w:t xml:space="preserve"> duration, or 5.2</w:t>
      </w:r>
      <w:r w:rsidR="007A79C4">
        <w:t>0</w:t>
      </w:r>
      <w:r w:rsidR="005D38E9">
        <w:t xml:space="preserve"> inches/hour, compared to 5.0</w:t>
      </w:r>
      <w:r>
        <w:t>1</w:t>
      </w:r>
      <w:r w:rsidR="005D38E9">
        <w:t xml:space="preserve"> inches/hour in </w:t>
      </w:r>
      <w:r w:rsidR="0003189A">
        <w:t>Table 3-2</w:t>
      </w:r>
      <w:r w:rsidR="005D38E9">
        <w:t>.</w:t>
      </w:r>
      <w:r w:rsidR="00530B40">
        <w:t xml:space="preserve"> </w:t>
      </w:r>
      <w:r w:rsidR="007A79C4">
        <w:t>The difference is less than 4%.</w:t>
      </w:r>
    </w:p>
    <w:p w14:paraId="64BAD249" w14:textId="0E00AD65" w:rsidR="00E816A5" w:rsidRDefault="00E816A5" w:rsidP="005B3C00">
      <w:r w:rsidRPr="00A37952">
        <w:rPr>
          <w:b/>
          <w:bCs/>
        </w:rPr>
        <w:t>Comparison 2 (1-year average recurrence interval/120-minute duration)</w:t>
      </w:r>
      <w:r>
        <w:t xml:space="preserve">: </w:t>
      </w:r>
      <w:r w:rsidR="005D38E9">
        <w:t xml:space="preserve">The NOAA Atlas estimates a maximum precipitation amount of 0.79 inch for a </w:t>
      </w:r>
      <w:r w:rsidR="00530B40">
        <w:t>1-year</w:t>
      </w:r>
      <w:r w:rsidR="005D38E9">
        <w:t xml:space="preserve"> average recurrence interval value for a </w:t>
      </w:r>
      <w:r w:rsidR="00530B40">
        <w:t>120-minute</w:t>
      </w:r>
      <w:r w:rsidR="005D38E9">
        <w:t xml:space="preserve"> duration, or 0.</w:t>
      </w:r>
      <w:r>
        <w:t>395</w:t>
      </w:r>
      <w:r w:rsidR="005D38E9">
        <w:t xml:space="preserve"> inch/hour, compared to 0.44 inch/hour in </w:t>
      </w:r>
      <w:r w:rsidR="0003189A">
        <w:t>Table 3-2</w:t>
      </w:r>
      <w:r w:rsidR="005D38E9">
        <w:t xml:space="preserve">. </w:t>
      </w:r>
      <w:r w:rsidR="007A79C4">
        <w:t>The difference is about 10%.</w:t>
      </w:r>
    </w:p>
    <w:p w14:paraId="0B5B2B6C" w14:textId="68C73C95" w:rsidR="005D38E9" w:rsidRDefault="00CD3D08" w:rsidP="005B3C00">
      <w:r>
        <w:t>Th</w:t>
      </w:r>
      <w:r w:rsidR="005D38E9">
        <w:t xml:space="preserve">e NOAA Atlas precipitation extremes </w:t>
      </w:r>
      <w:r w:rsidR="007A79C4">
        <w:t>line up well with</w:t>
      </w:r>
      <w:r w:rsidR="005D38E9">
        <w:t xml:space="preserve"> this study</w:t>
      </w:r>
      <w:r w:rsidR="007A79C4">
        <w:t>,</w:t>
      </w:r>
      <w:r w:rsidR="005D38E9">
        <w:t xml:space="preserve"> </w:t>
      </w:r>
      <w:r>
        <w:t xml:space="preserve">with </w:t>
      </w:r>
      <w:r w:rsidR="007A79C4">
        <w:t xml:space="preserve">very </w:t>
      </w:r>
      <w:r>
        <w:t>minor differences</w:t>
      </w:r>
      <w:r w:rsidR="005D38E9">
        <w:t xml:space="preserve"> depending on the duration and average recurrence interval.</w:t>
      </w:r>
    </w:p>
    <w:p w14:paraId="37BBEE05" w14:textId="3E6C1697" w:rsidR="00506255" w:rsidRDefault="00506255" w:rsidP="000938C9">
      <w:pPr>
        <w:pStyle w:val="Heading1"/>
        <w:spacing w:before="360"/>
      </w:pPr>
      <w:bookmarkStart w:id="48" w:name="_Toc39141742"/>
      <w:r>
        <w:t>4.0</w:t>
      </w:r>
      <w:r w:rsidR="00530B40">
        <w:tab/>
      </w:r>
      <w:r w:rsidR="0003189A">
        <w:t xml:space="preserve">SUMMARY </w:t>
      </w:r>
      <w:r w:rsidR="009E4C76">
        <w:t>AND RECOMMENDATION</w:t>
      </w:r>
      <w:bookmarkEnd w:id="48"/>
    </w:p>
    <w:p w14:paraId="18F66727" w14:textId="7541EAD3" w:rsidR="008B3969" w:rsidRDefault="0099246A" w:rsidP="00784387">
      <w:r>
        <w:t>A high-quality</w:t>
      </w:r>
      <w:r w:rsidR="00345F70">
        <w:t>,</w:t>
      </w:r>
      <w:r>
        <w:t xml:space="preserve"> </w:t>
      </w:r>
      <w:r w:rsidR="0003189A">
        <w:t xml:space="preserve">long-period </w:t>
      </w:r>
      <w:r>
        <w:t xml:space="preserve">dataset </w:t>
      </w:r>
      <w:r w:rsidR="004E7839">
        <w:t>with</w:t>
      </w:r>
      <w:r>
        <w:t xml:space="preserve"> more than 28 years </w:t>
      </w:r>
      <w:r w:rsidR="004E7839">
        <w:t>of 15</w:t>
      </w:r>
      <w:r w:rsidR="00530B40">
        <w:t>-</w:t>
      </w:r>
      <w:r w:rsidR="004E7839">
        <w:t xml:space="preserve">minute precipitation data </w:t>
      </w:r>
      <w:r>
        <w:t>at the</w:t>
      </w:r>
      <w:r w:rsidR="00F21FE4">
        <w:t xml:space="preserve"> </w:t>
      </w:r>
      <w:r w:rsidR="00BF2A1F">
        <w:t>official</w:t>
      </w:r>
      <w:r>
        <w:t xml:space="preserve"> LANL meteorological tower (TA-</w:t>
      </w:r>
      <w:r w:rsidR="007A79C4">
        <w:t>0</w:t>
      </w:r>
      <w:r>
        <w:t>6) was used to estimate the frequency of extreme precipitation events</w:t>
      </w:r>
      <w:r w:rsidR="00F21FE4">
        <w:t>,</w:t>
      </w:r>
      <w:r>
        <w:t xml:space="preserve"> </w:t>
      </w:r>
      <w:r w:rsidR="007A79C4">
        <w:t>apply</w:t>
      </w:r>
      <w:r>
        <w:t xml:space="preserve">ing a method similar to that described by </w:t>
      </w:r>
      <w:proofErr w:type="spellStart"/>
      <w:r>
        <w:t>DeGaetano</w:t>
      </w:r>
      <w:proofErr w:type="spellEnd"/>
      <w:r>
        <w:t xml:space="preserve"> and </w:t>
      </w:r>
      <w:proofErr w:type="spellStart"/>
      <w:r>
        <w:t>Zarrow</w:t>
      </w:r>
      <w:proofErr w:type="spellEnd"/>
      <w:r>
        <w:t xml:space="preserve">. </w:t>
      </w:r>
    </w:p>
    <w:p w14:paraId="3202A95F" w14:textId="25411F1C" w:rsidR="00242ADA" w:rsidRDefault="008B3969" w:rsidP="00784387">
      <w:r>
        <w:t>M</w:t>
      </w:r>
      <w:r w:rsidR="00490330">
        <w:t>ost</w:t>
      </w:r>
      <w:r w:rsidR="0003189A">
        <w:t xml:space="preserve">, if not </w:t>
      </w:r>
      <w:r w:rsidR="00490330">
        <w:t>all</w:t>
      </w:r>
      <w:r w:rsidR="00F21FE4">
        <w:t xml:space="preserve"> of</w:t>
      </w:r>
      <w:r w:rsidR="0003189A">
        <w:t xml:space="preserve"> </w:t>
      </w:r>
      <w:r w:rsidR="00490330">
        <w:t>the mo</w:t>
      </w:r>
      <w:r w:rsidR="009E4C76">
        <w:t>re</w:t>
      </w:r>
      <w:r w:rsidR="00490330">
        <w:t xml:space="preserve"> extreme observed events </w:t>
      </w:r>
      <w:r>
        <w:t xml:space="preserve">at LANL occur </w:t>
      </w:r>
      <w:r w:rsidR="00490330">
        <w:t xml:space="preserve">during the warm </w:t>
      </w:r>
      <w:r w:rsidR="0003189A">
        <w:t xml:space="preserve">monsoonal </w:t>
      </w:r>
      <w:r w:rsidR="00490330">
        <w:t>season</w:t>
      </w:r>
      <w:r w:rsidR="0003189A">
        <w:t>, frequented by thunderstorms</w:t>
      </w:r>
      <w:r w:rsidR="00490330">
        <w:t xml:space="preserve">. </w:t>
      </w:r>
    </w:p>
    <w:p w14:paraId="473429DB" w14:textId="4319D0CB" w:rsidR="00242ADA" w:rsidRDefault="004E7839" w:rsidP="00784387">
      <w:r>
        <w:t xml:space="preserve">For duration periods </w:t>
      </w:r>
      <w:r w:rsidR="009E4C76">
        <w:t xml:space="preserve">ranging </w:t>
      </w:r>
      <w:r>
        <w:t xml:space="preserve">from 15 to 120 minutes, a </w:t>
      </w:r>
      <w:r w:rsidR="00242ADA">
        <w:t>PDS</w:t>
      </w:r>
      <w:r>
        <w:t xml:space="preserve"> of the highest precipitation events was constructed and </w:t>
      </w:r>
      <w:r w:rsidR="008B3969">
        <w:t xml:space="preserve">then </w:t>
      </w:r>
      <w:r>
        <w:t xml:space="preserve">used to fit a </w:t>
      </w:r>
      <w:r w:rsidR="00242ADA">
        <w:t xml:space="preserve">beta-P </w:t>
      </w:r>
      <w:r>
        <w:t xml:space="preserve">curve </w:t>
      </w:r>
      <w:r w:rsidR="008B3969">
        <w:t xml:space="preserve">to </w:t>
      </w:r>
      <w:r>
        <w:t>estimate the maximum expected precipitation amount for a set of average recurrence intervals</w:t>
      </w:r>
      <w:r w:rsidR="009E4C76">
        <w:t xml:space="preserve">, or </w:t>
      </w:r>
      <w:r>
        <w:t>return periods</w:t>
      </w:r>
      <w:r w:rsidR="009E4C76">
        <w:t>,</w:t>
      </w:r>
      <w:r>
        <w:t xml:space="preserve"> </w:t>
      </w:r>
      <w:r w:rsidR="009E4C76">
        <w:t xml:space="preserve">ranging </w:t>
      </w:r>
      <w:r>
        <w:t>from 1 to 100 years. The maximum precipitation amounts were converted to rainfall rates and presented in Fig</w:t>
      </w:r>
      <w:r w:rsidR="009E4C76">
        <w:t>ure 3-</w:t>
      </w:r>
      <w:r>
        <w:t xml:space="preserve">3. </w:t>
      </w:r>
    </w:p>
    <w:p w14:paraId="143CB5B6" w14:textId="5623F3B0" w:rsidR="00276F11" w:rsidRPr="00784387" w:rsidRDefault="009E4C76" w:rsidP="00784387">
      <w:r>
        <w:t>It is recommended that t</w:t>
      </w:r>
      <w:r w:rsidR="004E7839">
        <w:t xml:space="preserve">hese values </w:t>
      </w:r>
      <w:r>
        <w:t xml:space="preserve">should </w:t>
      </w:r>
      <w:r w:rsidR="004E7839">
        <w:t>be used as input to various algorithms needed for storm water management</w:t>
      </w:r>
      <w:r w:rsidR="00242ADA">
        <w:t>, flooding calculations,</w:t>
      </w:r>
      <w:r w:rsidR="004E7839">
        <w:t xml:space="preserve"> and other </w:t>
      </w:r>
      <w:r w:rsidR="00242ADA">
        <w:t xml:space="preserve">civil engineering </w:t>
      </w:r>
      <w:r w:rsidR="004E7839">
        <w:t>applications.</w:t>
      </w:r>
    </w:p>
    <w:p w14:paraId="472D2B33" w14:textId="0AE99FF3" w:rsidR="001B3338" w:rsidRPr="00AA736B" w:rsidRDefault="00506255" w:rsidP="000938C9">
      <w:pPr>
        <w:pStyle w:val="Heading1"/>
        <w:spacing w:before="360"/>
      </w:pPr>
      <w:bookmarkStart w:id="49" w:name="_Toc39141743"/>
      <w:r>
        <w:t>5</w:t>
      </w:r>
      <w:r w:rsidR="00AC6FEB">
        <w:t>.0</w:t>
      </w:r>
      <w:r w:rsidR="00AC6FEB">
        <w:tab/>
      </w:r>
      <w:r w:rsidR="001B3338" w:rsidRPr="00AA736B">
        <w:t>REFERENCES</w:t>
      </w:r>
      <w:bookmarkEnd w:id="47"/>
      <w:bookmarkEnd w:id="49"/>
    </w:p>
    <w:bookmarkEnd w:id="23"/>
    <w:p w14:paraId="45199BE3" w14:textId="7AB05570" w:rsidR="009E65BC" w:rsidRDefault="009E65BC" w:rsidP="00FB464C">
      <w:r>
        <w:t xml:space="preserve">Adams, D.K. and A.C. </w:t>
      </w:r>
      <w:proofErr w:type="spellStart"/>
      <w:r>
        <w:t>Comrie</w:t>
      </w:r>
      <w:proofErr w:type="spellEnd"/>
      <w:r>
        <w:t xml:space="preserve">, 1997: The North American Monsoon. </w:t>
      </w:r>
      <w:r w:rsidRPr="00A37952">
        <w:rPr>
          <w:i/>
        </w:rPr>
        <w:t>Bull. Amer. Meteor. Soc</w:t>
      </w:r>
      <w:r>
        <w:t xml:space="preserve">., </w:t>
      </w:r>
      <w:r w:rsidRPr="00A37952">
        <w:rPr>
          <w:b/>
        </w:rPr>
        <w:t>78</w:t>
      </w:r>
      <w:r>
        <w:t>, 2197-2213.</w:t>
      </w:r>
    </w:p>
    <w:p w14:paraId="573DE60E" w14:textId="10FAA00F" w:rsidR="00FB464C" w:rsidRDefault="009E65BC" w:rsidP="00FB464C">
      <w:proofErr w:type="spellStart"/>
      <w:r>
        <w:t>Bonnin</w:t>
      </w:r>
      <w:proofErr w:type="spellEnd"/>
      <w:r w:rsidR="00FB464C">
        <w:t>, G.</w:t>
      </w:r>
      <w:r w:rsidR="00365841">
        <w:t>M.</w:t>
      </w:r>
      <w:r w:rsidR="00FB464C">
        <w:t xml:space="preserve">, D. Martin, </w:t>
      </w:r>
      <w:r w:rsidR="00365841">
        <w:t xml:space="preserve">B. Lin, </w:t>
      </w:r>
      <w:r w:rsidR="00FB464C">
        <w:t xml:space="preserve">T. </w:t>
      </w:r>
      <w:proofErr w:type="spellStart"/>
      <w:r w:rsidR="00FB464C">
        <w:t>Parzybok</w:t>
      </w:r>
      <w:proofErr w:type="spellEnd"/>
      <w:r w:rsidR="00FB464C">
        <w:t xml:space="preserve">, </w:t>
      </w:r>
      <w:r w:rsidR="00365841">
        <w:t xml:space="preserve">M. </w:t>
      </w:r>
      <w:proofErr w:type="spellStart"/>
      <w:r w:rsidR="00365841">
        <w:t>Yekta</w:t>
      </w:r>
      <w:proofErr w:type="spellEnd"/>
      <w:r w:rsidR="00365841">
        <w:t xml:space="preserve"> and </w:t>
      </w:r>
      <w:r w:rsidR="00FB464C">
        <w:t xml:space="preserve">D. Riley, </w:t>
      </w:r>
      <w:r w:rsidR="00365841">
        <w:t>2011</w:t>
      </w:r>
      <w:r w:rsidR="00FB464C">
        <w:t xml:space="preserve">: </w:t>
      </w:r>
      <w:r w:rsidR="00FB464C" w:rsidRPr="00E44413">
        <w:rPr>
          <w:u w:val="single"/>
        </w:rPr>
        <w:t xml:space="preserve">Precipitation </w:t>
      </w:r>
      <w:r w:rsidR="00FB464C">
        <w:rPr>
          <w:u w:val="single"/>
        </w:rPr>
        <w:br/>
      </w:r>
      <w:r w:rsidR="00242ADA">
        <w:rPr>
          <w:u w:val="single"/>
        </w:rPr>
        <w:t>F</w:t>
      </w:r>
      <w:r w:rsidR="00FB464C" w:rsidRPr="00E44413">
        <w:rPr>
          <w:u w:val="single"/>
        </w:rPr>
        <w:t xml:space="preserve">requency </w:t>
      </w:r>
      <w:r w:rsidR="00242ADA">
        <w:rPr>
          <w:u w:val="single"/>
        </w:rPr>
        <w:t>A</w:t>
      </w:r>
      <w:r w:rsidR="00FB464C" w:rsidRPr="00E44413">
        <w:rPr>
          <w:u w:val="single"/>
        </w:rPr>
        <w:t>tlas of the United States</w:t>
      </w:r>
      <w:r w:rsidR="00FB464C">
        <w:t xml:space="preserve">. NOAA Atlas 14 Volume 1, Version </w:t>
      </w:r>
      <w:r w:rsidR="00365841">
        <w:t>5</w:t>
      </w:r>
      <w:r w:rsidR="00FB464C">
        <w:t xml:space="preserve">.0, National </w:t>
      </w:r>
      <w:r w:rsidR="00FB464C">
        <w:br/>
        <w:t>Weather Service, Silver Spring, Maryland.</w:t>
      </w:r>
    </w:p>
    <w:p w14:paraId="7CAF85A4" w14:textId="79DB16F8" w:rsidR="00FB464C" w:rsidRDefault="00FB464C" w:rsidP="00FB464C">
      <w:r>
        <w:t xml:space="preserve">Chow, V.T., D.R. </w:t>
      </w:r>
      <w:proofErr w:type="spellStart"/>
      <w:r>
        <w:t>Maidment</w:t>
      </w:r>
      <w:proofErr w:type="spellEnd"/>
      <w:r>
        <w:t xml:space="preserve">, and L.W. Mays, 1988: </w:t>
      </w:r>
      <w:r w:rsidRPr="00E44413">
        <w:rPr>
          <w:u w:val="single"/>
        </w:rPr>
        <w:t>Applied Hydrology</w:t>
      </w:r>
      <w:r>
        <w:t xml:space="preserve">. McGraw-Hill </w:t>
      </w:r>
      <w:r>
        <w:br/>
        <w:t>International Editions, 572 pp.</w:t>
      </w:r>
    </w:p>
    <w:p w14:paraId="74A6ED9E" w14:textId="427CB80D" w:rsidR="00FB464C" w:rsidRDefault="00FB464C" w:rsidP="00FB464C">
      <w:proofErr w:type="spellStart"/>
      <w:r>
        <w:t>DeGaetano</w:t>
      </w:r>
      <w:proofErr w:type="spellEnd"/>
      <w:r>
        <w:t xml:space="preserve">, A. and D. </w:t>
      </w:r>
      <w:proofErr w:type="spellStart"/>
      <w:r>
        <w:t>Zarrow</w:t>
      </w:r>
      <w:proofErr w:type="spellEnd"/>
      <w:r w:rsidR="007C29B7">
        <w:t>, 2011</w:t>
      </w:r>
      <w:r>
        <w:t xml:space="preserve">: Extreme Precipitation in New York &amp; New England, </w:t>
      </w:r>
      <w:r w:rsidR="0046214C">
        <w:br/>
      </w:r>
      <w:r>
        <w:t>Technic</w:t>
      </w:r>
      <w:r w:rsidR="0046214C">
        <w:t xml:space="preserve">al Documentation &amp; User Manual. </w:t>
      </w:r>
      <w:r w:rsidR="0046214C">
        <w:br/>
      </w:r>
      <w:bookmarkStart w:id="50" w:name="_GoBack"/>
      <w:r w:rsidR="00E85C97" w:rsidRPr="00E85C97">
        <w:t>http://precip.eas.cornell.edu/docs/xprecip_techdoc.pdf</w:t>
      </w:r>
    </w:p>
    <w:bookmarkEnd w:id="50"/>
    <w:p w14:paraId="2A6E1A72" w14:textId="45ADAD2E" w:rsidR="00E85C97" w:rsidRDefault="00E85C97" w:rsidP="00FB464C">
      <w:r>
        <w:t xml:space="preserve">Foley, W.J., 2012. EP-DIV-GUIDE-20087 – Design Storms for Individual Permit (IP) </w:t>
      </w:r>
      <w:r>
        <w:br/>
        <w:t>Corrective Actions and Control Measures – Design Guide. LA-UR-12-25266</w:t>
      </w:r>
    </w:p>
    <w:p w14:paraId="5DDABCA6" w14:textId="37341E49" w:rsidR="00AB6BA9" w:rsidRDefault="00AB6BA9" w:rsidP="00FB464C">
      <w:r>
        <w:rPr>
          <w:color w:val="000000"/>
        </w:rPr>
        <w:t>LANL Engineering Standards Manual STD-342-100. Chapter 3, Civil Standards, Section G20GEN Hydrological Analyses, Rev. 3, 27 May 2015.</w:t>
      </w:r>
    </w:p>
    <w:p w14:paraId="2E4588C8" w14:textId="3701CB60" w:rsidR="007A79C4" w:rsidRDefault="007A79C4" w:rsidP="00FB464C">
      <w:r>
        <w:t>NOAA Atlas 14 online viewer</w:t>
      </w:r>
      <w:r w:rsidR="00F21FE4">
        <w:t xml:space="preserve">: </w:t>
      </w:r>
      <w:r>
        <w:t>(</w:t>
      </w:r>
      <w:hyperlink r:id="rId27" w:history="1">
        <w:r w:rsidRPr="00965832">
          <w:rPr>
            <w:rStyle w:val="Hyperlink"/>
          </w:rPr>
          <w:t>https://hdsc.nws.noaa.gov/hdsc/pfds/pfds_map_cont.html?bkmrk=nm</w:t>
        </w:r>
      </w:hyperlink>
      <w:r>
        <w:rPr>
          <w:rStyle w:val="Hyperlink"/>
        </w:rPr>
        <w:t>)</w:t>
      </w:r>
      <w:r>
        <w:t xml:space="preserve">. </w:t>
      </w:r>
    </w:p>
    <w:p w14:paraId="42F6CF25" w14:textId="5DDE9149" w:rsidR="00FB464C" w:rsidRPr="00E44413" w:rsidRDefault="00F21FE4" w:rsidP="00FB464C">
      <w:r>
        <w:t xml:space="preserve">Wilks, D.S., 1993: </w:t>
      </w:r>
      <w:r w:rsidR="00FB464C">
        <w:t xml:space="preserve">Comparison of three-parameter probability distributions for representing </w:t>
      </w:r>
      <w:r w:rsidR="0046214C">
        <w:br/>
      </w:r>
      <w:r w:rsidR="00FB464C">
        <w:t xml:space="preserve">annual extreme and partial duration precipitation series. </w:t>
      </w:r>
      <w:r w:rsidR="00FB464C" w:rsidRPr="005B3C00">
        <w:rPr>
          <w:i/>
        </w:rPr>
        <w:t xml:space="preserve">Water </w:t>
      </w:r>
      <w:proofErr w:type="spellStart"/>
      <w:r w:rsidR="00FB464C" w:rsidRPr="005B3C00">
        <w:rPr>
          <w:i/>
        </w:rPr>
        <w:t>Resour</w:t>
      </w:r>
      <w:proofErr w:type="spellEnd"/>
      <w:r w:rsidR="00FB464C" w:rsidRPr="005B3C00">
        <w:rPr>
          <w:i/>
        </w:rPr>
        <w:t>. Res</w:t>
      </w:r>
      <w:r w:rsidR="00DB7671" w:rsidRPr="005B3C00">
        <w:rPr>
          <w:i/>
        </w:rPr>
        <w:t>.</w:t>
      </w:r>
      <w:r w:rsidR="00FB464C">
        <w:t xml:space="preserve">, </w:t>
      </w:r>
      <w:r w:rsidR="00FB464C" w:rsidRPr="005B3C00">
        <w:rPr>
          <w:b/>
        </w:rPr>
        <w:t>29</w:t>
      </w:r>
      <w:r w:rsidR="00FB464C">
        <w:t xml:space="preserve">, </w:t>
      </w:r>
      <w:r w:rsidR="0046214C">
        <w:br/>
      </w:r>
      <w:r w:rsidR="00FB464C">
        <w:t>3543-3549.</w:t>
      </w:r>
    </w:p>
    <w:p w14:paraId="6B0ECB31" w14:textId="24010C34" w:rsidR="007034F0" w:rsidRPr="007034F0" w:rsidRDefault="007034F0" w:rsidP="00FB464C">
      <w:pPr>
        <w:spacing w:line="280" w:lineRule="atLeast"/>
        <w:ind w:left="1440" w:hanging="1440"/>
        <w:rPr>
          <w:rFonts w:ascii="Times New Roman" w:hAnsi="Times New Roman"/>
          <w:szCs w:val="23"/>
        </w:rPr>
      </w:pPr>
    </w:p>
    <w:sectPr w:rsidR="007034F0" w:rsidRPr="007034F0" w:rsidSect="00A76C39">
      <w:headerReference w:type="even" r:id="rId28"/>
      <w:footerReference w:type="even" r:id="rId29"/>
      <w:footerReference w:type="default" r:id="rId30"/>
      <w:type w:val="oddPage"/>
      <w:pgSz w:w="12240" w:h="15840" w:code="1"/>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3DBCC2" w16cid:durableId="2221BBAB"/>
  <w16cid:commentId w16cid:paraId="31ADC7CD" w16cid:durableId="2221985F"/>
  <w16cid:commentId w16cid:paraId="18DCE1F1" w16cid:durableId="222198EB"/>
  <w16cid:commentId w16cid:paraId="0915D5BC" w16cid:durableId="2221A144"/>
  <w16cid:commentId w16cid:paraId="037D5526" w16cid:durableId="2221A1CD"/>
  <w16cid:commentId w16cid:paraId="21754BE9" w16cid:durableId="2221B1D1"/>
  <w16cid:commentId w16cid:paraId="60FA1CD7" w16cid:durableId="2221B15E"/>
  <w16cid:commentId w16cid:paraId="0E1C360F" w16cid:durableId="2221A2E7"/>
  <w16cid:commentId w16cid:paraId="0F1E05AC" w16cid:durableId="2221C48D"/>
  <w16cid:commentId w16cid:paraId="5AFC99BE" w16cid:durableId="2221C957"/>
  <w16cid:commentId w16cid:paraId="1B3A0775" w16cid:durableId="222187DF"/>
  <w16cid:commentId w16cid:paraId="31A7BEB7" w16cid:durableId="2221A87A"/>
  <w16cid:commentId w16cid:paraId="6A31652D" w16cid:durableId="2221908E"/>
  <w16cid:commentId w16cid:paraId="5137CEBF" w16cid:durableId="2221AA70"/>
  <w16cid:commentId w16cid:paraId="3C9D3BC5" w16cid:durableId="2221C6E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C264D5" w14:textId="77777777" w:rsidR="00D1741B" w:rsidRDefault="00D1741B">
      <w:r>
        <w:separator/>
      </w:r>
    </w:p>
  </w:endnote>
  <w:endnote w:type="continuationSeparator" w:id="0">
    <w:p w14:paraId="2EDB1B41" w14:textId="77777777" w:rsidR="00D1741B" w:rsidRDefault="00D1741B">
      <w:r>
        <w:continuationSeparator/>
      </w:r>
    </w:p>
  </w:endnote>
  <w:endnote w:type="continuationNotice" w:id="1">
    <w:p w14:paraId="7F079E0F" w14:textId="77777777" w:rsidR="00D1741B" w:rsidRDefault="00D174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dobe Caslon Pro">
    <w:altName w:val="Georgia"/>
    <w:panose1 w:val="00000000000000000000"/>
    <w:charset w:val="00"/>
    <w:family w:val="roman"/>
    <w:notTrueType/>
    <w:pitch w:val="variable"/>
    <w:sig w:usb0="00000001"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6A690" w14:textId="77777777" w:rsidR="00A37952" w:rsidRDefault="00A37952" w:rsidP="00BC06B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AC211F" w14:textId="13409509" w:rsidR="00A37952" w:rsidRDefault="00A37952" w:rsidP="00BC06B3">
    <w:pPr>
      <w:pStyle w:val="Footer"/>
      <w:jc w:val="center"/>
    </w:pPr>
    <w:r>
      <w:rPr>
        <w:rStyle w:val="PageNumber"/>
      </w:rPr>
      <w:fldChar w:fldCharType="begin"/>
    </w:r>
    <w:r>
      <w:rPr>
        <w:rStyle w:val="PageNumber"/>
      </w:rPr>
      <w:instrText xml:space="preserve"> PAGE </w:instrText>
    </w:r>
    <w:r>
      <w:rPr>
        <w:rStyle w:val="PageNumber"/>
      </w:rPr>
      <w:fldChar w:fldCharType="separate"/>
    </w:r>
    <w:r w:rsidR="007F7B34">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89DCFC" w14:textId="45B59472" w:rsidR="00A37952" w:rsidRDefault="00A37952">
    <w:pPr>
      <w:pStyle w:val="Footer"/>
    </w:pPr>
    <w:r>
      <w:rPr>
        <w:i/>
        <w:iCs/>
      </w:rPr>
      <w:t>EP2006-XXXX</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fldSimple w:instr=" SAVEDATE  \* MERGEFORMAT ">
      <w:ins w:id="19" w:author="Waight, Kenneth Thomas  III" w:date="2020-05-11T09:23:00Z">
        <w:r w:rsidR="007F7B34" w:rsidRPr="007F7B34">
          <w:rPr>
            <w:rStyle w:val="PageNumber"/>
            <w:noProof/>
            <w:rPrChange w:id="20" w:author="Waight, Kenneth Thomas  III" w:date="2020-05-11T09:23:00Z">
              <w:rPr/>
            </w:rPrChange>
          </w:rPr>
          <w:t>5/11/2020 9:23:00 AM</w:t>
        </w:r>
      </w:ins>
      <w:del w:id="21" w:author="Waight, Kenneth Thomas  III" w:date="2020-05-04T12:44:00Z">
        <w:r w:rsidRPr="00A37952" w:rsidDel="004F6533">
          <w:rPr>
            <w:rStyle w:val="PageNumber"/>
            <w:noProof/>
          </w:rPr>
          <w:delText>4/30/2020 12:52:00 PM</w:delText>
        </w:r>
      </w:del>
    </w:fldSimple>
    <w:r>
      <w:rPr>
        <w:rStyle w:val="PageNumber"/>
        <w:i/>
        <w:iCs/>
      </w:rPr>
      <w:br/>
      <w:t>Draft Information</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CABCA" w14:textId="77777777" w:rsidR="00A37952" w:rsidRDefault="00A37952" w:rsidP="00131DB1">
    <w:pPr>
      <w:pStyle w:val="Footer"/>
      <w:jc w:val="center"/>
      <w:rPr>
        <w:rStyle w:val="PageNumber"/>
        <w:i/>
        <w:iCs/>
      </w:rPr>
    </w:pPr>
    <w:r w:rsidRPr="00131DB1">
      <w:rPr>
        <w:rStyle w:val="PageNumber"/>
      </w:rPr>
      <w:fldChar w:fldCharType="begin"/>
    </w:r>
    <w:r w:rsidRPr="00131DB1">
      <w:rPr>
        <w:rStyle w:val="PageNumber"/>
      </w:rPr>
      <w:instrText xml:space="preserve"> PAGE </w:instrText>
    </w:r>
    <w:r w:rsidRPr="00131DB1">
      <w:rPr>
        <w:rStyle w:val="PageNumber"/>
      </w:rPr>
      <w:fldChar w:fldCharType="separate"/>
    </w:r>
    <w:r>
      <w:rPr>
        <w:rStyle w:val="PageNumber"/>
        <w:noProof/>
      </w:rPr>
      <w:t>4</w:t>
    </w:r>
    <w:r w:rsidRPr="00131DB1">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248EB" w14:textId="396B26D9" w:rsidR="00A37952" w:rsidRDefault="00A37952" w:rsidP="00131DB1">
    <w:pPr>
      <w:pStyle w:val="Footer"/>
      <w:jc w:val="center"/>
    </w:pPr>
    <w:r w:rsidRPr="00131DB1">
      <w:rPr>
        <w:rStyle w:val="PageNumber"/>
      </w:rPr>
      <w:fldChar w:fldCharType="begin"/>
    </w:r>
    <w:r w:rsidRPr="00131DB1">
      <w:rPr>
        <w:rStyle w:val="PageNumber"/>
      </w:rPr>
      <w:instrText xml:space="preserve"> PAGE </w:instrText>
    </w:r>
    <w:r w:rsidRPr="00131DB1">
      <w:rPr>
        <w:rStyle w:val="PageNumber"/>
      </w:rPr>
      <w:fldChar w:fldCharType="separate"/>
    </w:r>
    <w:r w:rsidR="007F7B34">
      <w:rPr>
        <w:rStyle w:val="PageNumber"/>
        <w:noProof/>
      </w:rPr>
      <w:t>11</w:t>
    </w:r>
    <w:r w:rsidRPr="00131DB1">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4162DA" w14:textId="77777777" w:rsidR="00D1741B" w:rsidRDefault="00D1741B">
      <w:r>
        <w:separator/>
      </w:r>
    </w:p>
  </w:footnote>
  <w:footnote w:type="continuationSeparator" w:id="0">
    <w:p w14:paraId="152BA5D0" w14:textId="77777777" w:rsidR="00D1741B" w:rsidRDefault="00D1741B">
      <w:r>
        <w:continuationSeparator/>
      </w:r>
    </w:p>
  </w:footnote>
  <w:footnote w:type="continuationNotice" w:id="1">
    <w:p w14:paraId="7272872E" w14:textId="77777777" w:rsidR="00D1741B" w:rsidRDefault="00D174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E7A40E" w14:textId="77777777" w:rsidR="00A37952" w:rsidRPr="00682335" w:rsidRDefault="00A37952" w:rsidP="0068233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F76C61" w14:textId="77777777" w:rsidR="00A37952" w:rsidRPr="00682335" w:rsidRDefault="00A37952" w:rsidP="00682335">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1FD9CC" w14:textId="77777777" w:rsidR="00A37952" w:rsidRDefault="00A37952" w:rsidP="006C711C">
    <w:pPr>
      <w:pStyle w:val="Header"/>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547FF" w14:textId="49C7991A" w:rsidR="00A37952" w:rsidRPr="00FB4D57" w:rsidRDefault="00A37952">
    <w:pPr>
      <w:pStyle w:val="Header"/>
      <w:pBdr>
        <w:bottom w:val="single" w:sz="4" w:space="2" w:color="auto"/>
      </w:pBdr>
      <w:tabs>
        <w:tab w:val="clear" w:pos="4320"/>
        <w:tab w:val="clear" w:pos="8640"/>
        <w:tab w:val="right" w:pos="9360"/>
      </w:tabs>
      <w:jc w:val="left"/>
      <w:pPrChange w:id="11" w:author="Steve Wolfel" w:date="2020-04-30T13:43:00Z">
        <w:pPr>
          <w:pStyle w:val="Header"/>
          <w:pBdr>
            <w:bottom w:val="single" w:sz="4" w:space="2" w:color="auto"/>
          </w:pBdr>
          <w:jc w:val="center"/>
        </w:pPr>
      </w:pPrChange>
    </w:pPr>
    <w:r>
      <w:t>Analysis of the Frequency of Extreme Precipitation Events at Los Alamos National Laboratory</w:t>
    </w:r>
    <w:ins w:id="12" w:author="Steve Wolfel" w:date="2020-04-30T13:43:00Z">
      <w:r w:rsidR="00B71219" w:rsidRPr="00B71219">
        <w:rPr>
          <w:i w:val="0"/>
          <w:rPrChange w:id="13" w:author="Steve Wolfel" w:date="2020-04-30T13:43:00Z">
            <w:rPr/>
          </w:rPrChange>
        </w:rPr>
        <w:tab/>
        <w:t>LA-UR-20</w:t>
      </w:r>
    </w:ins>
    <w:ins w:id="14" w:author="Waight, Kenneth Thomas  III" w:date="2020-05-11T09:20:00Z">
      <w:r w:rsidR="00EA71ED">
        <w:rPr>
          <w:i w:val="0"/>
        </w:rPr>
        <w:t>-</w:t>
      </w:r>
    </w:ins>
    <w:ins w:id="15" w:author="Steve Wolfel" w:date="2020-04-30T13:43:00Z">
      <w:del w:id="16" w:author="Waight, Kenneth Thomas  III" w:date="2020-05-11T09:20:00Z">
        <w:r w:rsidR="00B71219" w:rsidRPr="00B71219" w:rsidDel="00EA71ED">
          <w:rPr>
            <w:i w:val="0"/>
            <w:rPrChange w:id="17" w:author="Steve Wolfel" w:date="2020-04-30T13:43:00Z">
              <w:rPr/>
            </w:rPrChange>
          </w:rPr>
          <w:delText>-#####</w:delText>
        </w:r>
      </w:del>
    </w:ins>
    <w:ins w:id="18" w:author="Waight, Kenneth Thomas  III" w:date="2020-05-11T09:20:00Z">
      <w:r w:rsidR="00EA71ED">
        <w:rPr>
          <w:i w:val="0"/>
        </w:rPr>
        <w:t>23488</w:t>
      </w:r>
    </w:ins>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E4F8F" w14:textId="1AF5456B" w:rsidR="00A37952" w:rsidRDefault="008E6AF5">
    <w:pPr>
      <w:pStyle w:val="Header"/>
      <w:jc w:val="left"/>
    </w:pPr>
    <w:fldSimple w:instr=" TITLE  &quot;LANL Meteorology Monitoring Program: 2013 Data Completeness/Quality Report&quot;  \* MERGEFORMAT ">
      <w:r w:rsidR="007F7B34">
        <w:t>LANL Meteorology Monitoring Program: 2013 Data Completeness/Quality Report</w:t>
      </w:r>
    </w:fldSimple>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74EAA482"/>
    <w:lvl w:ilvl="0">
      <w:start w:val="1"/>
      <w:numFmt w:val="bullet"/>
      <w:pStyle w:val="bullet"/>
      <w:lvlText w:val=""/>
      <w:lvlJc w:val="left"/>
      <w:pPr>
        <w:tabs>
          <w:tab w:val="num" w:pos="360"/>
        </w:tabs>
        <w:ind w:left="360" w:hanging="360"/>
      </w:pPr>
      <w:rPr>
        <w:rFonts w:ascii="Symbol" w:hAnsi="Symbol" w:hint="default"/>
      </w:rPr>
    </w:lvl>
  </w:abstractNum>
  <w:abstractNum w:abstractNumId="1" w15:restartNumberingAfterBreak="0">
    <w:nsid w:val="1E317F17"/>
    <w:multiLevelType w:val="hybridMultilevel"/>
    <w:tmpl w:val="B1604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6D34CD"/>
    <w:multiLevelType w:val="hybridMultilevel"/>
    <w:tmpl w:val="CDEA01A8"/>
    <w:lvl w:ilvl="0" w:tplc="D25A6488">
      <w:start w:val="1"/>
      <w:numFmt w:val="bullet"/>
      <w:pStyle w:val="bullet2"/>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AF146D"/>
    <w:multiLevelType w:val="multilevel"/>
    <w:tmpl w:val="BF64F7EA"/>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42C063A"/>
    <w:multiLevelType w:val="hybridMultilevel"/>
    <w:tmpl w:val="4F606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2E6273"/>
    <w:multiLevelType w:val="multilevel"/>
    <w:tmpl w:val="754A23AE"/>
    <w:lvl w:ilvl="0">
      <w:start w:val="1"/>
      <w:numFmt w:val="bullet"/>
      <w:pStyle w:val="Bullet1"/>
      <w:lvlText w:val=""/>
      <w:lvlJc w:val="left"/>
      <w:pPr>
        <w:tabs>
          <w:tab w:val="num" w:pos="990"/>
        </w:tabs>
        <w:ind w:left="990" w:hanging="360"/>
      </w:pPr>
      <w:rPr>
        <w:rFonts w:ascii="Symbol" w:hAnsi="Symbol" w:hint="default"/>
        <w:color w:val="auto"/>
      </w:rPr>
    </w:lvl>
    <w:lvl w:ilvl="1">
      <w:start w:val="1"/>
      <w:numFmt w:val="bullet"/>
      <w:lvlText w:val="o"/>
      <w:lvlJc w:val="left"/>
      <w:pPr>
        <w:tabs>
          <w:tab w:val="num" w:pos="3330"/>
        </w:tabs>
        <w:ind w:left="3330" w:hanging="360"/>
      </w:pPr>
      <w:rPr>
        <w:rFonts w:ascii="Courier New" w:hAnsi="Courier New" w:cs="Courier New" w:hint="default"/>
      </w:rPr>
    </w:lvl>
    <w:lvl w:ilvl="2">
      <w:start w:val="1"/>
      <w:numFmt w:val="bullet"/>
      <w:lvlText w:val=""/>
      <w:lvlJc w:val="left"/>
      <w:pPr>
        <w:tabs>
          <w:tab w:val="num" w:pos="4050"/>
        </w:tabs>
        <w:ind w:left="4050" w:hanging="360"/>
      </w:pPr>
      <w:rPr>
        <w:rFonts w:ascii="Symbol" w:hAnsi="Symbol" w:hint="default"/>
        <w:sz w:val="24"/>
      </w:rPr>
    </w:lvl>
    <w:lvl w:ilvl="3">
      <w:start w:val="1"/>
      <w:numFmt w:val="bullet"/>
      <w:lvlText w:val=""/>
      <w:lvlJc w:val="left"/>
      <w:pPr>
        <w:tabs>
          <w:tab w:val="num" w:pos="4770"/>
        </w:tabs>
        <w:ind w:left="4770" w:hanging="360"/>
      </w:pPr>
      <w:rPr>
        <w:rFonts w:ascii="Symbol" w:hAnsi="Symbol" w:hint="default"/>
      </w:rPr>
    </w:lvl>
    <w:lvl w:ilvl="4">
      <w:start w:val="1"/>
      <w:numFmt w:val="bullet"/>
      <w:lvlText w:val="o"/>
      <w:lvlJc w:val="left"/>
      <w:pPr>
        <w:tabs>
          <w:tab w:val="num" w:pos="5490"/>
        </w:tabs>
        <w:ind w:left="5490" w:hanging="360"/>
      </w:pPr>
      <w:rPr>
        <w:rFonts w:ascii="Courier New" w:hAnsi="Courier New" w:cs="Courier New" w:hint="default"/>
      </w:rPr>
    </w:lvl>
    <w:lvl w:ilvl="5">
      <w:start w:val="1"/>
      <w:numFmt w:val="bullet"/>
      <w:lvlText w:val=""/>
      <w:lvlJc w:val="left"/>
      <w:pPr>
        <w:tabs>
          <w:tab w:val="num" w:pos="6210"/>
        </w:tabs>
        <w:ind w:left="6210" w:hanging="360"/>
      </w:pPr>
      <w:rPr>
        <w:rFonts w:ascii="Wingdings" w:hAnsi="Wingdings" w:hint="default"/>
      </w:rPr>
    </w:lvl>
    <w:lvl w:ilvl="6">
      <w:start w:val="1"/>
      <w:numFmt w:val="bullet"/>
      <w:lvlText w:val=""/>
      <w:lvlJc w:val="left"/>
      <w:pPr>
        <w:tabs>
          <w:tab w:val="num" w:pos="6930"/>
        </w:tabs>
        <w:ind w:left="6930" w:hanging="360"/>
      </w:pPr>
      <w:rPr>
        <w:rFonts w:ascii="Symbol" w:hAnsi="Symbol" w:hint="default"/>
      </w:rPr>
    </w:lvl>
    <w:lvl w:ilvl="7">
      <w:start w:val="1"/>
      <w:numFmt w:val="bullet"/>
      <w:lvlText w:val="o"/>
      <w:lvlJc w:val="left"/>
      <w:pPr>
        <w:tabs>
          <w:tab w:val="num" w:pos="7650"/>
        </w:tabs>
        <w:ind w:left="7650" w:hanging="360"/>
      </w:pPr>
      <w:rPr>
        <w:rFonts w:ascii="Courier New" w:hAnsi="Courier New" w:cs="Courier New" w:hint="default"/>
      </w:rPr>
    </w:lvl>
    <w:lvl w:ilvl="8">
      <w:start w:val="1"/>
      <w:numFmt w:val="bullet"/>
      <w:lvlText w:val=""/>
      <w:lvlJc w:val="left"/>
      <w:pPr>
        <w:tabs>
          <w:tab w:val="num" w:pos="8370"/>
        </w:tabs>
        <w:ind w:left="8370" w:hanging="360"/>
      </w:pPr>
      <w:rPr>
        <w:rFonts w:ascii="Wingdings" w:hAnsi="Wingdings" w:hint="default"/>
      </w:rPr>
    </w:lvl>
  </w:abstractNum>
  <w:abstractNum w:abstractNumId="6" w15:restartNumberingAfterBreak="0">
    <w:nsid w:val="486162DE"/>
    <w:multiLevelType w:val="hybridMultilevel"/>
    <w:tmpl w:val="3E3CE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2111E"/>
    <w:multiLevelType w:val="multilevel"/>
    <w:tmpl w:val="D688C06C"/>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0"/>
  </w:num>
  <w:num w:numId="2">
    <w:abstractNumId w:val="2"/>
  </w:num>
  <w:num w:numId="3">
    <w:abstractNumId w:val="5"/>
  </w:num>
  <w:num w:numId="4">
    <w:abstractNumId w:val="6"/>
  </w:num>
  <w:num w:numId="5">
    <w:abstractNumId w:val="3"/>
  </w:num>
  <w:num w:numId="6">
    <w:abstractNumId w:val="7"/>
  </w:num>
  <w:num w:numId="7">
    <w:abstractNumId w:val="4"/>
  </w:num>
  <w:num w:numId="8">
    <w:abstractNumId w:val="1"/>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aight, Kenneth Thomas  III">
    <w15:presenceInfo w15:providerId="None" w15:userId="Waight, Kenneth Thomas  III"/>
  </w15:person>
  <w15:person w15:author="Steve Wolfel">
    <w15:presenceInfo w15:providerId="None" w15:userId="Steve Wolf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revisionView w:markup="0"/>
  <w:trackRevisions/>
  <w:defaultTabStop w:val="720"/>
  <w:noPunctuationKerning/>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D7B"/>
    <w:rsid w:val="00002E0F"/>
    <w:rsid w:val="00002FCA"/>
    <w:rsid w:val="00005E05"/>
    <w:rsid w:val="00007190"/>
    <w:rsid w:val="00007890"/>
    <w:rsid w:val="000103DB"/>
    <w:rsid w:val="0001214E"/>
    <w:rsid w:val="00014B50"/>
    <w:rsid w:val="00017224"/>
    <w:rsid w:val="00022816"/>
    <w:rsid w:val="0003189A"/>
    <w:rsid w:val="00040457"/>
    <w:rsid w:val="00047F90"/>
    <w:rsid w:val="000506AD"/>
    <w:rsid w:val="000615E4"/>
    <w:rsid w:val="0006418B"/>
    <w:rsid w:val="00064CEC"/>
    <w:rsid w:val="00064DC5"/>
    <w:rsid w:val="0006698A"/>
    <w:rsid w:val="0006742D"/>
    <w:rsid w:val="000722E2"/>
    <w:rsid w:val="0007247C"/>
    <w:rsid w:val="00073613"/>
    <w:rsid w:val="00075545"/>
    <w:rsid w:val="00077242"/>
    <w:rsid w:val="000845B6"/>
    <w:rsid w:val="00085398"/>
    <w:rsid w:val="000869D7"/>
    <w:rsid w:val="00093514"/>
    <w:rsid w:val="000938C9"/>
    <w:rsid w:val="000A0FE5"/>
    <w:rsid w:val="000A175A"/>
    <w:rsid w:val="000A257D"/>
    <w:rsid w:val="000A3B5C"/>
    <w:rsid w:val="000A6F27"/>
    <w:rsid w:val="000B06D7"/>
    <w:rsid w:val="000B1301"/>
    <w:rsid w:val="000B5241"/>
    <w:rsid w:val="000B53AA"/>
    <w:rsid w:val="000B5C06"/>
    <w:rsid w:val="000C36BB"/>
    <w:rsid w:val="000C43E7"/>
    <w:rsid w:val="000C504A"/>
    <w:rsid w:val="000D2EF9"/>
    <w:rsid w:val="000D5229"/>
    <w:rsid w:val="000D5751"/>
    <w:rsid w:val="000D5EE1"/>
    <w:rsid w:val="000D6BAB"/>
    <w:rsid w:val="000D6CAE"/>
    <w:rsid w:val="000D798A"/>
    <w:rsid w:val="000E1438"/>
    <w:rsid w:val="000E3E3B"/>
    <w:rsid w:val="000E78C8"/>
    <w:rsid w:val="000F1669"/>
    <w:rsid w:val="000F4D3C"/>
    <w:rsid w:val="001030E2"/>
    <w:rsid w:val="001040C5"/>
    <w:rsid w:val="0011039C"/>
    <w:rsid w:val="001149E8"/>
    <w:rsid w:val="001177AE"/>
    <w:rsid w:val="001224B2"/>
    <w:rsid w:val="00122A48"/>
    <w:rsid w:val="00122D2B"/>
    <w:rsid w:val="001232F7"/>
    <w:rsid w:val="001315FD"/>
    <w:rsid w:val="00131DB1"/>
    <w:rsid w:val="00133991"/>
    <w:rsid w:val="0014095D"/>
    <w:rsid w:val="001438F4"/>
    <w:rsid w:val="00144725"/>
    <w:rsid w:val="00146148"/>
    <w:rsid w:val="001524BC"/>
    <w:rsid w:val="001551C5"/>
    <w:rsid w:val="00155D7A"/>
    <w:rsid w:val="001614BA"/>
    <w:rsid w:val="00161C82"/>
    <w:rsid w:val="00163FBB"/>
    <w:rsid w:val="00165768"/>
    <w:rsid w:val="00170022"/>
    <w:rsid w:val="00171053"/>
    <w:rsid w:val="0017121C"/>
    <w:rsid w:val="00172175"/>
    <w:rsid w:val="00172295"/>
    <w:rsid w:val="00176198"/>
    <w:rsid w:val="0018037B"/>
    <w:rsid w:val="00186A11"/>
    <w:rsid w:val="00187DA2"/>
    <w:rsid w:val="00190F1D"/>
    <w:rsid w:val="00191C5E"/>
    <w:rsid w:val="00193E1A"/>
    <w:rsid w:val="00196BFA"/>
    <w:rsid w:val="00197379"/>
    <w:rsid w:val="001A2642"/>
    <w:rsid w:val="001A528C"/>
    <w:rsid w:val="001A6551"/>
    <w:rsid w:val="001A65D5"/>
    <w:rsid w:val="001A778F"/>
    <w:rsid w:val="001B035F"/>
    <w:rsid w:val="001B3338"/>
    <w:rsid w:val="001C3878"/>
    <w:rsid w:val="001C3EBD"/>
    <w:rsid w:val="001C77C3"/>
    <w:rsid w:val="001D0A26"/>
    <w:rsid w:val="001D2114"/>
    <w:rsid w:val="001D4B93"/>
    <w:rsid w:val="001D5CEF"/>
    <w:rsid w:val="001D67ED"/>
    <w:rsid w:val="001D6A80"/>
    <w:rsid w:val="001E267F"/>
    <w:rsid w:val="001E40CB"/>
    <w:rsid w:val="001E5638"/>
    <w:rsid w:val="001E662A"/>
    <w:rsid w:val="001E7221"/>
    <w:rsid w:val="001F0478"/>
    <w:rsid w:val="001F2848"/>
    <w:rsid w:val="001F541E"/>
    <w:rsid w:val="002006BA"/>
    <w:rsid w:val="002022B6"/>
    <w:rsid w:val="002031DE"/>
    <w:rsid w:val="00211834"/>
    <w:rsid w:val="00212D87"/>
    <w:rsid w:val="0021554A"/>
    <w:rsid w:val="00215816"/>
    <w:rsid w:val="002173C2"/>
    <w:rsid w:val="00217C2C"/>
    <w:rsid w:val="00217D40"/>
    <w:rsid w:val="00220AF7"/>
    <w:rsid w:val="00221D4A"/>
    <w:rsid w:val="002230DC"/>
    <w:rsid w:val="00223937"/>
    <w:rsid w:val="002308D7"/>
    <w:rsid w:val="00232294"/>
    <w:rsid w:val="0023413A"/>
    <w:rsid w:val="00234D62"/>
    <w:rsid w:val="002350ED"/>
    <w:rsid w:val="002375AA"/>
    <w:rsid w:val="00240B75"/>
    <w:rsid w:val="00242ADA"/>
    <w:rsid w:val="00242CEF"/>
    <w:rsid w:val="002454EC"/>
    <w:rsid w:val="00246286"/>
    <w:rsid w:val="00247789"/>
    <w:rsid w:val="002524D6"/>
    <w:rsid w:val="0025365F"/>
    <w:rsid w:val="00255C79"/>
    <w:rsid w:val="002565EA"/>
    <w:rsid w:val="00256D6B"/>
    <w:rsid w:val="00257CEE"/>
    <w:rsid w:val="002602E6"/>
    <w:rsid w:val="00261B78"/>
    <w:rsid w:val="00263093"/>
    <w:rsid w:val="00263137"/>
    <w:rsid w:val="002650E9"/>
    <w:rsid w:val="00271DF1"/>
    <w:rsid w:val="002724CC"/>
    <w:rsid w:val="002728A9"/>
    <w:rsid w:val="00276F11"/>
    <w:rsid w:val="00277669"/>
    <w:rsid w:val="00280C75"/>
    <w:rsid w:val="00281C65"/>
    <w:rsid w:val="0028334E"/>
    <w:rsid w:val="00285434"/>
    <w:rsid w:val="00287AA1"/>
    <w:rsid w:val="0029462B"/>
    <w:rsid w:val="00296562"/>
    <w:rsid w:val="002A13D7"/>
    <w:rsid w:val="002A3313"/>
    <w:rsid w:val="002A35A6"/>
    <w:rsid w:val="002A561A"/>
    <w:rsid w:val="002A72D9"/>
    <w:rsid w:val="002B0B44"/>
    <w:rsid w:val="002B1595"/>
    <w:rsid w:val="002B2561"/>
    <w:rsid w:val="002B2646"/>
    <w:rsid w:val="002B28C4"/>
    <w:rsid w:val="002B4190"/>
    <w:rsid w:val="002B437F"/>
    <w:rsid w:val="002B5604"/>
    <w:rsid w:val="002B5BD6"/>
    <w:rsid w:val="002B7020"/>
    <w:rsid w:val="002C21C9"/>
    <w:rsid w:val="002C26AC"/>
    <w:rsid w:val="002C43E1"/>
    <w:rsid w:val="002C786C"/>
    <w:rsid w:val="002C7930"/>
    <w:rsid w:val="002D68BE"/>
    <w:rsid w:val="002E09B2"/>
    <w:rsid w:val="002E0AD7"/>
    <w:rsid w:val="002E11A4"/>
    <w:rsid w:val="002E6070"/>
    <w:rsid w:val="002E7C15"/>
    <w:rsid w:val="002F06C4"/>
    <w:rsid w:val="002F1482"/>
    <w:rsid w:val="002F3E1B"/>
    <w:rsid w:val="002F4D26"/>
    <w:rsid w:val="003004EA"/>
    <w:rsid w:val="00302883"/>
    <w:rsid w:val="00303645"/>
    <w:rsid w:val="00304092"/>
    <w:rsid w:val="003057EC"/>
    <w:rsid w:val="00305E5C"/>
    <w:rsid w:val="00313BDC"/>
    <w:rsid w:val="003178E9"/>
    <w:rsid w:val="00324893"/>
    <w:rsid w:val="003268C6"/>
    <w:rsid w:val="00336F51"/>
    <w:rsid w:val="003400B3"/>
    <w:rsid w:val="00343B2B"/>
    <w:rsid w:val="00345C78"/>
    <w:rsid w:val="00345F70"/>
    <w:rsid w:val="00346D03"/>
    <w:rsid w:val="00346E83"/>
    <w:rsid w:val="003478E4"/>
    <w:rsid w:val="0035145A"/>
    <w:rsid w:val="003515E8"/>
    <w:rsid w:val="00351895"/>
    <w:rsid w:val="003534E9"/>
    <w:rsid w:val="00355C5B"/>
    <w:rsid w:val="003569FE"/>
    <w:rsid w:val="00357820"/>
    <w:rsid w:val="003607F5"/>
    <w:rsid w:val="00363F5E"/>
    <w:rsid w:val="003652A1"/>
    <w:rsid w:val="00365841"/>
    <w:rsid w:val="003729A5"/>
    <w:rsid w:val="00372B8D"/>
    <w:rsid w:val="00376700"/>
    <w:rsid w:val="00377BD7"/>
    <w:rsid w:val="00380585"/>
    <w:rsid w:val="00380750"/>
    <w:rsid w:val="0038204F"/>
    <w:rsid w:val="00386470"/>
    <w:rsid w:val="00394CC2"/>
    <w:rsid w:val="003A46AC"/>
    <w:rsid w:val="003A6144"/>
    <w:rsid w:val="003B01F5"/>
    <w:rsid w:val="003B0A44"/>
    <w:rsid w:val="003B0C83"/>
    <w:rsid w:val="003B261E"/>
    <w:rsid w:val="003B46C7"/>
    <w:rsid w:val="003C12FA"/>
    <w:rsid w:val="003C272C"/>
    <w:rsid w:val="003C2A7D"/>
    <w:rsid w:val="003C4823"/>
    <w:rsid w:val="003C48DD"/>
    <w:rsid w:val="003D5DD0"/>
    <w:rsid w:val="003E274D"/>
    <w:rsid w:val="003E60D4"/>
    <w:rsid w:val="003E6E17"/>
    <w:rsid w:val="003E70BE"/>
    <w:rsid w:val="003F02B1"/>
    <w:rsid w:val="003F14C4"/>
    <w:rsid w:val="003F2B5D"/>
    <w:rsid w:val="003F37AF"/>
    <w:rsid w:val="003F426B"/>
    <w:rsid w:val="003F5872"/>
    <w:rsid w:val="004049FE"/>
    <w:rsid w:val="00406574"/>
    <w:rsid w:val="004106E3"/>
    <w:rsid w:val="004127BC"/>
    <w:rsid w:val="00413A3E"/>
    <w:rsid w:val="00414234"/>
    <w:rsid w:val="00414A65"/>
    <w:rsid w:val="004152A6"/>
    <w:rsid w:val="00421ADB"/>
    <w:rsid w:val="004231A6"/>
    <w:rsid w:val="00423AAF"/>
    <w:rsid w:val="0042616C"/>
    <w:rsid w:val="004266EE"/>
    <w:rsid w:val="0042703C"/>
    <w:rsid w:val="00433B3B"/>
    <w:rsid w:val="0043459B"/>
    <w:rsid w:val="004369C8"/>
    <w:rsid w:val="0044096F"/>
    <w:rsid w:val="00441941"/>
    <w:rsid w:val="00445903"/>
    <w:rsid w:val="00446035"/>
    <w:rsid w:val="0044737E"/>
    <w:rsid w:val="00451007"/>
    <w:rsid w:val="0045153A"/>
    <w:rsid w:val="00451A41"/>
    <w:rsid w:val="00452041"/>
    <w:rsid w:val="00453E39"/>
    <w:rsid w:val="00456B2F"/>
    <w:rsid w:val="00456B8A"/>
    <w:rsid w:val="00457D2A"/>
    <w:rsid w:val="00461605"/>
    <w:rsid w:val="0046214C"/>
    <w:rsid w:val="0046545D"/>
    <w:rsid w:val="004725BB"/>
    <w:rsid w:val="00473454"/>
    <w:rsid w:val="00474AD5"/>
    <w:rsid w:val="00476A55"/>
    <w:rsid w:val="0048159D"/>
    <w:rsid w:val="00484603"/>
    <w:rsid w:val="00490330"/>
    <w:rsid w:val="00493DA0"/>
    <w:rsid w:val="004950C0"/>
    <w:rsid w:val="00495EF1"/>
    <w:rsid w:val="0049631B"/>
    <w:rsid w:val="00497216"/>
    <w:rsid w:val="004A2FEC"/>
    <w:rsid w:val="004A3C67"/>
    <w:rsid w:val="004B0009"/>
    <w:rsid w:val="004B1572"/>
    <w:rsid w:val="004B32DE"/>
    <w:rsid w:val="004B7DDE"/>
    <w:rsid w:val="004C0AF7"/>
    <w:rsid w:val="004C1709"/>
    <w:rsid w:val="004C3813"/>
    <w:rsid w:val="004D27B9"/>
    <w:rsid w:val="004D34FC"/>
    <w:rsid w:val="004D45CD"/>
    <w:rsid w:val="004D5335"/>
    <w:rsid w:val="004E011E"/>
    <w:rsid w:val="004E239E"/>
    <w:rsid w:val="004E315F"/>
    <w:rsid w:val="004E3A29"/>
    <w:rsid w:val="004E441C"/>
    <w:rsid w:val="004E651F"/>
    <w:rsid w:val="004E7839"/>
    <w:rsid w:val="004F5445"/>
    <w:rsid w:val="004F5500"/>
    <w:rsid w:val="004F6533"/>
    <w:rsid w:val="004F6757"/>
    <w:rsid w:val="004F750F"/>
    <w:rsid w:val="004F7E86"/>
    <w:rsid w:val="0050196C"/>
    <w:rsid w:val="005051A9"/>
    <w:rsid w:val="00506255"/>
    <w:rsid w:val="00507E1A"/>
    <w:rsid w:val="005116E9"/>
    <w:rsid w:val="0051348F"/>
    <w:rsid w:val="00514746"/>
    <w:rsid w:val="00521B28"/>
    <w:rsid w:val="00523491"/>
    <w:rsid w:val="00525C50"/>
    <w:rsid w:val="00526D0D"/>
    <w:rsid w:val="0052781A"/>
    <w:rsid w:val="00530B40"/>
    <w:rsid w:val="005346B0"/>
    <w:rsid w:val="00535994"/>
    <w:rsid w:val="00546F75"/>
    <w:rsid w:val="00553736"/>
    <w:rsid w:val="00553EDB"/>
    <w:rsid w:val="00554E1F"/>
    <w:rsid w:val="00564F90"/>
    <w:rsid w:val="00570909"/>
    <w:rsid w:val="00577C59"/>
    <w:rsid w:val="00585BB7"/>
    <w:rsid w:val="005861FD"/>
    <w:rsid w:val="0058750D"/>
    <w:rsid w:val="00590DAE"/>
    <w:rsid w:val="0059104D"/>
    <w:rsid w:val="0059313C"/>
    <w:rsid w:val="00595A89"/>
    <w:rsid w:val="00596DE7"/>
    <w:rsid w:val="00596DFE"/>
    <w:rsid w:val="005976B3"/>
    <w:rsid w:val="005A01FE"/>
    <w:rsid w:val="005A2F54"/>
    <w:rsid w:val="005A4F4E"/>
    <w:rsid w:val="005B1BDC"/>
    <w:rsid w:val="005B275C"/>
    <w:rsid w:val="005B3BEE"/>
    <w:rsid w:val="005B3C00"/>
    <w:rsid w:val="005B48D6"/>
    <w:rsid w:val="005B6A8D"/>
    <w:rsid w:val="005B72EA"/>
    <w:rsid w:val="005C4A2D"/>
    <w:rsid w:val="005C5FBF"/>
    <w:rsid w:val="005D38E9"/>
    <w:rsid w:val="005E1FF7"/>
    <w:rsid w:val="005E35ED"/>
    <w:rsid w:val="005E4A15"/>
    <w:rsid w:val="005E6073"/>
    <w:rsid w:val="005E60E1"/>
    <w:rsid w:val="005E645C"/>
    <w:rsid w:val="005F44E7"/>
    <w:rsid w:val="005F4716"/>
    <w:rsid w:val="005F5126"/>
    <w:rsid w:val="005F57FA"/>
    <w:rsid w:val="005F6B83"/>
    <w:rsid w:val="005F6D08"/>
    <w:rsid w:val="006004A9"/>
    <w:rsid w:val="0060082F"/>
    <w:rsid w:val="00600A2F"/>
    <w:rsid w:val="00601E06"/>
    <w:rsid w:val="00602CBD"/>
    <w:rsid w:val="006039AD"/>
    <w:rsid w:val="00603E8C"/>
    <w:rsid w:val="006055F4"/>
    <w:rsid w:val="00606FA3"/>
    <w:rsid w:val="00607BF8"/>
    <w:rsid w:val="006127EE"/>
    <w:rsid w:val="00614004"/>
    <w:rsid w:val="006141D4"/>
    <w:rsid w:val="006154EB"/>
    <w:rsid w:val="006208E6"/>
    <w:rsid w:val="00623254"/>
    <w:rsid w:val="00625313"/>
    <w:rsid w:val="00631D87"/>
    <w:rsid w:val="00636DD0"/>
    <w:rsid w:val="00641E7F"/>
    <w:rsid w:val="0064384C"/>
    <w:rsid w:val="00644F78"/>
    <w:rsid w:val="0064528D"/>
    <w:rsid w:val="00645640"/>
    <w:rsid w:val="006475FA"/>
    <w:rsid w:val="00650AFA"/>
    <w:rsid w:val="00663594"/>
    <w:rsid w:val="0066502C"/>
    <w:rsid w:val="0067138E"/>
    <w:rsid w:val="00671787"/>
    <w:rsid w:val="00671865"/>
    <w:rsid w:val="00672FD6"/>
    <w:rsid w:val="00673F87"/>
    <w:rsid w:val="006758C5"/>
    <w:rsid w:val="00677EC1"/>
    <w:rsid w:val="006809DE"/>
    <w:rsid w:val="00682335"/>
    <w:rsid w:val="00682DF4"/>
    <w:rsid w:val="00685232"/>
    <w:rsid w:val="00685BDB"/>
    <w:rsid w:val="006902A1"/>
    <w:rsid w:val="00690E20"/>
    <w:rsid w:val="00692632"/>
    <w:rsid w:val="006A3FE8"/>
    <w:rsid w:val="006A4812"/>
    <w:rsid w:val="006B1DC4"/>
    <w:rsid w:val="006B6CAD"/>
    <w:rsid w:val="006C17DC"/>
    <w:rsid w:val="006C2882"/>
    <w:rsid w:val="006C2FAD"/>
    <w:rsid w:val="006C4C6B"/>
    <w:rsid w:val="006C711C"/>
    <w:rsid w:val="006D0C58"/>
    <w:rsid w:val="006D1FCE"/>
    <w:rsid w:val="006D2529"/>
    <w:rsid w:val="006D677C"/>
    <w:rsid w:val="006D7C53"/>
    <w:rsid w:val="006E0222"/>
    <w:rsid w:val="006E4DBB"/>
    <w:rsid w:val="006E58AB"/>
    <w:rsid w:val="006E6315"/>
    <w:rsid w:val="006E648E"/>
    <w:rsid w:val="006E7C96"/>
    <w:rsid w:val="006F0EF6"/>
    <w:rsid w:val="006F2480"/>
    <w:rsid w:val="006F6102"/>
    <w:rsid w:val="006F67C6"/>
    <w:rsid w:val="0070014D"/>
    <w:rsid w:val="007009FF"/>
    <w:rsid w:val="00701D7B"/>
    <w:rsid w:val="007034F0"/>
    <w:rsid w:val="00703AAD"/>
    <w:rsid w:val="00703B26"/>
    <w:rsid w:val="00703F04"/>
    <w:rsid w:val="00704B4B"/>
    <w:rsid w:val="0070656A"/>
    <w:rsid w:val="00706956"/>
    <w:rsid w:val="00710C37"/>
    <w:rsid w:val="00710D50"/>
    <w:rsid w:val="0071727D"/>
    <w:rsid w:val="00717573"/>
    <w:rsid w:val="00717791"/>
    <w:rsid w:val="00721DC4"/>
    <w:rsid w:val="00721FA2"/>
    <w:rsid w:val="00724B03"/>
    <w:rsid w:val="007250DE"/>
    <w:rsid w:val="00725431"/>
    <w:rsid w:val="00730D4D"/>
    <w:rsid w:val="0073763A"/>
    <w:rsid w:val="00737E02"/>
    <w:rsid w:val="007422CF"/>
    <w:rsid w:val="0074302C"/>
    <w:rsid w:val="00744DCA"/>
    <w:rsid w:val="00752843"/>
    <w:rsid w:val="00752A7C"/>
    <w:rsid w:val="00754120"/>
    <w:rsid w:val="00757E6F"/>
    <w:rsid w:val="00761E41"/>
    <w:rsid w:val="00762349"/>
    <w:rsid w:val="007639F7"/>
    <w:rsid w:val="007641C2"/>
    <w:rsid w:val="00764600"/>
    <w:rsid w:val="00767C72"/>
    <w:rsid w:val="00770C4D"/>
    <w:rsid w:val="0077452A"/>
    <w:rsid w:val="00774ED7"/>
    <w:rsid w:val="0077572B"/>
    <w:rsid w:val="00776CC7"/>
    <w:rsid w:val="00776E96"/>
    <w:rsid w:val="00777BB6"/>
    <w:rsid w:val="007802DA"/>
    <w:rsid w:val="007811CC"/>
    <w:rsid w:val="007836D0"/>
    <w:rsid w:val="00784387"/>
    <w:rsid w:val="007867C3"/>
    <w:rsid w:val="00795C2D"/>
    <w:rsid w:val="00797D39"/>
    <w:rsid w:val="00797E47"/>
    <w:rsid w:val="007A1C97"/>
    <w:rsid w:val="007A3018"/>
    <w:rsid w:val="007A4985"/>
    <w:rsid w:val="007A5B0E"/>
    <w:rsid w:val="007A79C4"/>
    <w:rsid w:val="007A7C56"/>
    <w:rsid w:val="007B03CB"/>
    <w:rsid w:val="007B7591"/>
    <w:rsid w:val="007C29B7"/>
    <w:rsid w:val="007C4698"/>
    <w:rsid w:val="007C69D4"/>
    <w:rsid w:val="007C7D2E"/>
    <w:rsid w:val="007D1D7B"/>
    <w:rsid w:val="007D2945"/>
    <w:rsid w:val="007D61DA"/>
    <w:rsid w:val="007D68C8"/>
    <w:rsid w:val="007D724C"/>
    <w:rsid w:val="007D73A1"/>
    <w:rsid w:val="007E0F48"/>
    <w:rsid w:val="007E76FE"/>
    <w:rsid w:val="007F066C"/>
    <w:rsid w:val="007F0E89"/>
    <w:rsid w:val="007F125E"/>
    <w:rsid w:val="007F1770"/>
    <w:rsid w:val="007F41AA"/>
    <w:rsid w:val="007F7B34"/>
    <w:rsid w:val="008075DD"/>
    <w:rsid w:val="0081027A"/>
    <w:rsid w:val="008103E2"/>
    <w:rsid w:val="00812C7A"/>
    <w:rsid w:val="00814DB5"/>
    <w:rsid w:val="00814FD1"/>
    <w:rsid w:val="008211FF"/>
    <w:rsid w:val="00826CB5"/>
    <w:rsid w:val="00831082"/>
    <w:rsid w:val="0083528F"/>
    <w:rsid w:val="0083630F"/>
    <w:rsid w:val="0083790C"/>
    <w:rsid w:val="008426B5"/>
    <w:rsid w:val="00844BB6"/>
    <w:rsid w:val="00846EE6"/>
    <w:rsid w:val="00847161"/>
    <w:rsid w:val="008526A0"/>
    <w:rsid w:val="0086483A"/>
    <w:rsid w:val="00872CFA"/>
    <w:rsid w:val="00873934"/>
    <w:rsid w:val="00875B96"/>
    <w:rsid w:val="00875FAD"/>
    <w:rsid w:val="00877232"/>
    <w:rsid w:val="00877521"/>
    <w:rsid w:val="008775EC"/>
    <w:rsid w:val="00877945"/>
    <w:rsid w:val="00877DA0"/>
    <w:rsid w:val="00883D1D"/>
    <w:rsid w:val="008858ED"/>
    <w:rsid w:val="0088775A"/>
    <w:rsid w:val="0088779D"/>
    <w:rsid w:val="00887EF5"/>
    <w:rsid w:val="00890561"/>
    <w:rsid w:val="008914D7"/>
    <w:rsid w:val="00892247"/>
    <w:rsid w:val="00892353"/>
    <w:rsid w:val="00897030"/>
    <w:rsid w:val="008A1DFF"/>
    <w:rsid w:val="008A357E"/>
    <w:rsid w:val="008A62F8"/>
    <w:rsid w:val="008B0011"/>
    <w:rsid w:val="008B27A2"/>
    <w:rsid w:val="008B2F50"/>
    <w:rsid w:val="008B3181"/>
    <w:rsid w:val="008B3969"/>
    <w:rsid w:val="008B7558"/>
    <w:rsid w:val="008B7E59"/>
    <w:rsid w:val="008C20C2"/>
    <w:rsid w:val="008C48D8"/>
    <w:rsid w:val="008C73C8"/>
    <w:rsid w:val="008C73E9"/>
    <w:rsid w:val="008C7A3B"/>
    <w:rsid w:val="008D184E"/>
    <w:rsid w:val="008D2207"/>
    <w:rsid w:val="008D255D"/>
    <w:rsid w:val="008D314D"/>
    <w:rsid w:val="008D32BA"/>
    <w:rsid w:val="008D4011"/>
    <w:rsid w:val="008D55DE"/>
    <w:rsid w:val="008D5D66"/>
    <w:rsid w:val="008D7797"/>
    <w:rsid w:val="008E197E"/>
    <w:rsid w:val="008E2402"/>
    <w:rsid w:val="008E6AF5"/>
    <w:rsid w:val="008F09C1"/>
    <w:rsid w:val="008F19AF"/>
    <w:rsid w:val="008F3243"/>
    <w:rsid w:val="0090056D"/>
    <w:rsid w:val="00900DAA"/>
    <w:rsid w:val="0090183F"/>
    <w:rsid w:val="00912925"/>
    <w:rsid w:val="00912A28"/>
    <w:rsid w:val="00912B01"/>
    <w:rsid w:val="00914FCA"/>
    <w:rsid w:val="00917CE5"/>
    <w:rsid w:val="00917F28"/>
    <w:rsid w:val="00920323"/>
    <w:rsid w:val="009223AF"/>
    <w:rsid w:val="00923214"/>
    <w:rsid w:val="00923872"/>
    <w:rsid w:val="009254F3"/>
    <w:rsid w:val="00927660"/>
    <w:rsid w:val="0093107E"/>
    <w:rsid w:val="00932B09"/>
    <w:rsid w:val="00933C68"/>
    <w:rsid w:val="00935E40"/>
    <w:rsid w:val="009364D3"/>
    <w:rsid w:val="0094356C"/>
    <w:rsid w:val="00953D03"/>
    <w:rsid w:val="00955B2E"/>
    <w:rsid w:val="009574AD"/>
    <w:rsid w:val="00962C66"/>
    <w:rsid w:val="00964DA8"/>
    <w:rsid w:val="00965954"/>
    <w:rsid w:val="009708A2"/>
    <w:rsid w:val="00972BC6"/>
    <w:rsid w:val="009736C5"/>
    <w:rsid w:val="00973AD3"/>
    <w:rsid w:val="00974194"/>
    <w:rsid w:val="009750FA"/>
    <w:rsid w:val="00976B6B"/>
    <w:rsid w:val="0098213D"/>
    <w:rsid w:val="009856C0"/>
    <w:rsid w:val="00985A27"/>
    <w:rsid w:val="00986A1A"/>
    <w:rsid w:val="00986A23"/>
    <w:rsid w:val="00987C4C"/>
    <w:rsid w:val="0099246A"/>
    <w:rsid w:val="009957A4"/>
    <w:rsid w:val="00996D7C"/>
    <w:rsid w:val="0099716C"/>
    <w:rsid w:val="0099721E"/>
    <w:rsid w:val="00997567"/>
    <w:rsid w:val="009A4E4B"/>
    <w:rsid w:val="009A609E"/>
    <w:rsid w:val="009B2714"/>
    <w:rsid w:val="009B423E"/>
    <w:rsid w:val="009B53D0"/>
    <w:rsid w:val="009B6C18"/>
    <w:rsid w:val="009B7889"/>
    <w:rsid w:val="009C40E4"/>
    <w:rsid w:val="009C451F"/>
    <w:rsid w:val="009D3339"/>
    <w:rsid w:val="009E2AEC"/>
    <w:rsid w:val="009E3B14"/>
    <w:rsid w:val="009E4C76"/>
    <w:rsid w:val="009E5957"/>
    <w:rsid w:val="009E5C6E"/>
    <w:rsid w:val="009E65BC"/>
    <w:rsid w:val="009F215D"/>
    <w:rsid w:val="009F26EE"/>
    <w:rsid w:val="009F3239"/>
    <w:rsid w:val="009F32CF"/>
    <w:rsid w:val="009F3A31"/>
    <w:rsid w:val="009F501A"/>
    <w:rsid w:val="009F64A4"/>
    <w:rsid w:val="009F691D"/>
    <w:rsid w:val="009F6CF2"/>
    <w:rsid w:val="009F6D7D"/>
    <w:rsid w:val="00A032BA"/>
    <w:rsid w:val="00A03984"/>
    <w:rsid w:val="00A03B2A"/>
    <w:rsid w:val="00A055AC"/>
    <w:rsid w:val="00A12175"/>
    <w:rsid w:val="00A121BE"/>
    <w:rsid w:val="00A12BD4"/>
    <w:rsid w:val="00A13DB3"/>
    <w:rsid w:val="00A142D7"/>
    <w:rsid w:val="00A202BD"/>
    <w:rsid w:val="00A2128F"/>
    <w:rsid w:val="00A24090"/>
    <w:rsid w:val="00A2630E"/>
    <w:rsid w:val="00A274FF"/>
    <w:rsid w:val="00A31062"/>
    <w:rsid w:val="00A337A2"/>
    <w:rsid w:val="00A341C1"/>
    <w:rsid w:val="00A374BC"/>
    <w:rsid w:val="00A37952"/>
    <w:rsid w:val="00A408B8"/>
    <w:rsid w:val="00A411B1"/>
    <w:rsid w:val="00A41586"/>
    <w:rsid w:val="00A41B42"/>
    <w:rsid w:val="00A46E0F"/>
    <w:rsid w:val="00A55310"/>
    <w:rsid w:val="00A56B1E"/>
    <w:rsid w:val="00A60D5B"/>
    <w:rsid w:val="00A639F8"/>
    <w:rsid w:val="00A641BD"/>
    <w:rsid w:val="00A64C68"/>
    <w:rsid w:val="00A665B3"/>
    <w:rsid w:val="00A76C39"/>
    <w:rsid w:val="00A779AB"/>
    <w:rsid w:val="00A80050"/>
    <w:rsid w:val="00A80D02"/>
    <w:rsid w:val="00A82F0B"/>
    <w:rsid w:val="00A847A9"/>
    <w:rsid w:val="00A94E61"/>
    <w:rsid w:val="00A97C40"/>
    <w:rsid w:val="00AA0304"/>
    <w:rsid w:val="00AA2184"/>
    <w:rsid w:val="00AA398B"/>
    <w:rsid w:val="00AA717C"/>
    <w:rsid w:val="00AB176E"/>
    <w:rsid w:val="00AB520F"/>
    <w:rsid w:val="00AB5897"/>
    <w:rsid w:val="00AB6BA9"/>
    <w:rsid w:val="00AC049A"/>
    <w:rsid w:val="00AC6D05"/>
    <w:rsid w:val="00AC6FEB"/>
    <w:rsid w:val="00AC7F00"/>
    <w:rsid w:val="00AD1340"/>
    <w:rsid w:val="00AD13A6"/>
    <w:rsid w:val="00AD1D6A"/>
    <w:rsid w:val="00AD300D"/>
    <w:rsid w:val="00AD5E28"/>
    <w:rsid w:val="00AD6578"/>
    <w:rsid w:val="00AD796B"/>
    <w:rsid w:val="00AF0FA8"/>
    <w:rsid w:val="00AF1C46"/>
    <w:rsid w:val="00AF2BB0"/>
    <w:rsid w:val="00AF2DFC"/>
    <w:rsid w:val="00AF3585"/>
    <w:rsid w:val="00AF5DC9"/>
    <w:rsid w:val="00AF7780"/>
    <w:rsid w:val="00B014C1"/>
    <w:rsid w:val="00B03A58"/>
    <w:rsid w:val="00B066B7"/>
    <w:rsid w:val="00B07639"/>
    <w:rsid w:val="00B07817"/>
    <w:rsid w:val="00B07B4E"/>
    <w:rsid w:val="00B11288"/>
    <w:rsid w:val="00B11F5C"/>
    <w:rsid w:val="00B12B4B"/>
    <w:rsid w:val="00B1336D"/>
    <w:rsid w:val="00B140BC"/>
    <w:rsid w:val="00B156B3"/>
    <w:rsid w:val="00B2102E"/>
    <w:rsid w:val="00B22989"/>
    <w:rsid w:val="00B22B91"/>
    <w:rsid w:val="00B22C6B"/>
    <w:rsid w:val="00B238BA"/>
    <w:rsid w:val="00B24C2A"/>
    <w:rsid w:val="00B25B93"/>
    <w:rsid w:val="00B35A3C"/>
    <w:rsid w:val="00B37ACD"/>
    <w:rsid w:val="00B421D7"/>
    <w:rsid w:val="00B44C40"/>
    <w:rsid w:val="00B529E5"/>
    <w:rsid w:val="00B52F8B"/>
    <w:rsid w:val="00B608CA"/>
    <w:rsid w:val="00B62888"/>
    <w:rsid w:val="00B64F7A"/>
    <w:rsid w:val="00B65A70"/>
    <w:rsid w:val="00B70170"/>
    <w:rsid w:val="00B71219"/>
    <w:rsid w:val="00B80FF6"/>
    <w:rsid w:val="00B8152B"/>
    <w:rsid w:val="00B92BFF"/>
    <w:rsid w:val="00B94933"/>
    <w:rsid w:val="00B95205"/>
    <w:rsid w:val="00B95711"/>
    <w:rsid w:val="00B9790A"/>
    <w:rsid w:val="00BA19DB"/>
    <w:rsid w:val="00BA53A3"/>
    <w:rsid w:val="00BA5579"/>
    <w:rsid w:val="00BB0AE1"/>
    <w:rsid w:val="00BB6913"/>
    <w:rsid w:val="00BC06B3"/>
    <w:rsid w:val="00BC6E1E"/>
    <w:rsid w:val="00BC7600"/>
    <w:rsid w:val="00BD0A5C"/>
    <w:rsid w:val="00BD3069"/>
    <w:rsid w:val="00BD4247"/>
    <w:rsid w:val="00BD711A"/>
    <w:rsid w:val="00BD7C8A"/>
    <w:rsid w:val="00BE0633"/>
    <w:rsid w:val="00BE3FEF"/>
    <w:rsid w:val="00BE765A"/>
    <w:rsid w:val="00BF0EEE"/>
    <w:rsid w:val="00BF2390"/>
    <w:rsid w:val="00BF26F9"/>
    <w:rsid w:val="00BF274C"/>
    <w:rsid w:val="00BF2A1F"/>
    <w:rsid w:val="00BF33DB"/>
    <w:rsid w:val="00BF5CF4"/>
    <w:rsid w:val="00BF64C6"/>
    <w:rsid w:val="00C01D4F"/>
    <w:rsid w:val="00C03C29"/>
    <w:rsid w:val="00C05D86"/>
    <w:rsid w:val="00C122AA"/>
    <w:rsid w:val="00C1390F"/>
    <w:rsid w:val="00C17096"/>
    <w:rsid w:val="00C204B4"/>
    <w:rsid w:val="00C22B8F"/>
    <w:rsid w:val="00C34FAB"/>
    <w:rsid w:val="00C36A9B"/>
    <w:rsid w:val="00C42095"/>
    <w:rsid w:val="00C4483C"/>
    <w:rsid w:val="00C45558"/>
    <w:rsid w:val="00C466AE"/>
    <w:rsid w:val="00C50A41"/>
    <w:rsid w:val="00C51E54"/>
    <w:rsid w:val="00C52215"/>
    <w:rsid w:val="00C5665E"/>
    <w:rsid w:val="00C63E3B"/>
    <w:rsid w:val="00C70D60"/>
    <w:rsid w:val="00C74383"/>
    <w:rsid w:val="00C768BB"/>
    <w:rsid w:val="00C81F32"/>
    <w:rsid w:val="00C83353"/>
    <w:rsid w:val="00C83F0B"/>
    <w:rsid w:val="00C84F00"/>
    <w:rsid w:val="00C8586B"/>
    <w:rsid w:val="00C87AA0"/>
    <w:rsid w:val="00C92299"/>
    <w:rsid w:val="00C94330"/>
    <w:rsid w:val="00C94D7D"/>
    <w:rsid w:val="00C94FC1"/>
    <w:rsid w:val="00C97DE0"/>
    <w:rsid w:val="00CA09AB"/>
    <w:rsid w:val="00CA1B7F"/>
    <w:rsid w:val="00CA4603"/>
    <w:rsid w:val="00CA79E7"/>
    <w:rsid w:val="00CA7B6C"/>
    <w:rsid w:val="00CA7BBC"/>
    <w:rsid w:val="00CB5145"/>
    <w:rsid w:val="00CB7A7D"/>
    <w:rsid w:val="00CC1AEF"/>
    <w:rsid w:val="00CC2C4F"/>
    <w:rsid w:val="00CC58DB"/>
    <w:rsid w:val="00CC7EBE"/>
    <w:rsid w:val="00CD3D08"/>
    <w:rsid w:val="00CD5EF7"/>
    <w:rsid w:val="00CE05F6"/>
    <w:rsid w:val="00CE0E78"/>
    <w:rsid w:val="00CE1155"/>
    <w:rsid w:val="00CE1338"/>
    <w:rsid w:val="00CE43F5"/>
    <w:rsid w:val="00CF1BD4"/>
    <w:rsid w:val="00CF25C1"/>
    <w:rsid w:val="00CF4531"/>
    <w:rsid w:val="00CF4D0C"/>
    <w:rsid w:val="00D00F1A"/>
    <w:rsid w:val="00D046B5"/>
    <w:rsid w:val="00D0515F"/>
    <w:rsid w:val="00D10608"/>
    <w:rsid w:val="00D1130F"/>
    <w:rsid w:val="00D13DBE"/>
    <w:rsid w:val="00D14B9A"/>
    <w:rsid w:val="00D15425"/>
    <w:rsid w:val="00D15E0D"/>
    <w:rsid w:val="00D1631B"/>
    <w:rsid w:val="00D164B9"/>
    <w:rsid w:val="00D1741B"/>
    <w:rsid w:val="00D20DB1"/>
    <w:rsid w:val="00D21400"/>
    <w:rsid w:val="00D27A8D"/>
    <w:rsid w:val="00D3347E"/>
    <w:rsid w:val="00D33D28"/>
    <w:rsid w:val="00D349B0"/>
    <w:rsid w:val="00D35F9E"/>
    <w:rsid w:val="00D36CB0"/>
    <w:rsid w:val="00D401C2"/>
    <w:rsid w:val="00D40683"/>
    <w:rsid w:val="00D43446"/>
    <w:rsid w:val="00D44CCE"/>
    <w:rsid w:val="00D46053"/>
    <w:rsid w:val="00D46899"/>
    <w:rsid w:val="00D50DAD"/>
    <w:rsid w:val="00D544DB"/>
    <w:rsid w:val="00D60CB7"/>
    <w:rsid w:val="00D613A5"/>
    <w:rsid w:val="00D63083"/>
    <w:rsid w:val="00D67061"/>
    <w:rsid w:val="00D73185"/>
    <w:rsid w:val="00D7689C"/>
    <w:rsid w:val="00D77827"/>
    <w:rsid w:val="00D8158A"/>
    <w:rsid w:val="00D819FF"/>
    <w:rsid w:val="00D83D32"/>
    <w:rsid w:val="00D94BED"/>
    <w:rsid w:val="00D95626"/>
    <w:rsid w:val="00D971F2"/>
    <w:rsid w:val="00DA0AE5"/>
    <w:rsid w:val="00DA23B4"/>
    <w:rsid w:val="00DA2440"/>
    <w:rsid w:val="00DA3AA7"/>
    <w:rsid w:val="00DA3D37"/>
    <w:rsid w:val="00DA538B"/>
    <w:rsid w:val="00DA78D6"/>
    <w:rsid w:val="00DB0AFC"/>
    <w:rsid w:val="00DB2604"/>
    <w:rsid w:val="00DB40B4"/>
    <w:rsid w:val="00DB7120"/>
    <w:rsid w:val="00DB7671"/>
    <w:rsid w:val="00DB7719"/>
    <w:rsid w:val="00DC2398"/>
    <w:rsid w:val="00DC3C60"/>
    <w:rsid w:val="00DC5242"/>
    <w:rsid w:val="00DC5E41"/>
    <w:rsid w:val="00DC617E"/>
    <w:rsid w:val="00DC62FA"/>
    <w:rsid w:val="00DC79E0"/>
    <w:rsid w:val="00DC7F26"/>
    <w:rsid w:val="00DD1A16"/>
    <w:rsid w:val="00DD3194"/>
    <w:rsid w:val="00DD4015"/>
    <w:rsid w:val="00DD467F"/>
    <w:rsid w:val="00DD529A"/>
    <w:rsid w:val="00DD665A"/>
    <w:rsid w:val="00DD7DC8"/>
    <w:rsid w:val="00DE2524"/>
    <w:rsid w:val="00DE6F7C"/>
    <w:rsid w:val="00DF0422"/>
    <w:rsid w:val="00DF5C88"/>
    <w:rsid w:val="00DF7BE0"/>
    <w:rsid w:val="00DF7D9C"/>
    <w:rsid w:val="00E04E14"/>
    <w:rsid w:val="00E05705"/>
    <w:rsid w:val="00E07A2A"/>
    <w:rsid w:val="00E11200"/>
    <w:rsid w:val="00E16800"/>
    <w:rsid w:val="00E17493"/>
    <w:rsid w:val="00E21C11"/>
    <w:rsid w:val="00E22B21"/>
    <w:rsid w:val="00E26036"/>
    <w:rsid w:val="00E30930"/>
    <w:rsid w:val="00E30AD4"/>
    <w:rsid w:val="00E35FC6"/>
    <w:rsid w:val="00E40807"/>
    <w:rsid w:val="00E4197F"/>
    <w:rsid w:val="00E43102"/>
    <w:rsid w:val="00E440F8"/>
    <w:rsid w:val="00E442E9"/>
    <w:rsid w:val="00E44752"/>
    <w:rsid w:val="00E457CD"/>
    <w:rsid w:val="00E46C4D"/>
    <w:rsid w:val="00E54B19"/>
    <w:rsid w:val="00E558D7"/>
    <w:rsid w:val="00E60A53"/>
    <w:rsid w:val="00E61F70"/>
    <w:rsid w:val="00E620A8"/>
    <w:rsid w:val="00E63977"/>
    <w:rsid w:val="00E6428F"/>
    <w:rsid w:val="00E658C4"/>
    <w:rsid w:val="00E706FA"/>
    <w:rsid w:val="00E754E3"/>
    <w:rsid w:val="00E801A1"/>
    <w:rsid w:val="00E816A5"/>
    <w:rsid w:val="00E8582A"/>
    <w:rsid w:val="00E85C97"/>
    <w:rsid w:val="00E8781D"/>
    <w:rsid w:val="00E87E8A"/>
    <w:rsid w:val="00E95A4D"/>
    <w:rsid w:val="00E95F1E"/>
    <w:rsid w:val="00E97E39"/>
    <w:rsid w:val="00E97FAD"/>
    <w:rsid w:val="00EA2A76"/>
    <w:rsid w:val="00EA5911"/>
    <w:rsid w:val="00EA70D3"/>
    <w:rsid w:val="00EA718B"/>
    <w:rsid w:val="00EA71ED"/>
    <w:rsid w:val="00EB5473"/>
    <w:rsid w:val="00EB5EEC"/>
    <w:rsid w:val="00EC1801"/>
    <w:rsid w:val="00EC5A9E"/>
    <w:rsid w:val="00EC659D"/>
    <w:rsid w:val="00EC6FEC"/>
    <w:rsid w:val="00ED0633"/>
    <w:rsid w:val="00ED11F8"/>
    <w:rsid w:val="00ED3224"/>
    <w:rsid w:val="00ED42D2"/>
    <w:rsid w:val="00ED53F6"/>
    <w:rsid w:val="00ED5760"/>
    <w:rsid w:val="00ED689E"/>
    <w:rsid w:val="00EE0DB9"/>
    <w:rsid w:val="00EE4388"/>
    <w:rsid w:val="00EE4BC4"/>
    <w:rsid w:val="00EF3C1F"/>
    <w:rsid w:val="00EF404A"/>
    <w:rsid w:val="00EF4B00"/>
    <w:rsid w:val="00EF7607"/>
    <w:rsid w:val="00F05405"/>
    <w:rsid w:val="00F07A02"/>
    <w:rsid w:val="00F12496"/>
    <w:rsid w:val="00F12C37"/>
    <w:rsid w:val="00F1310A"/>
    <w:rsid w:val="00F20F4A"/>
    <w:rsid w:val="00F21FE4"/>
    <w:rsid w:val="00F23FC6"/>
    <w:rsid w:val="00F2488E"/>
    <w:rsid w:val="00F24978"/>
    <w:rsid w:val="00F2757C"/>
    <w:rsid w:val="00F300ED"/>
    <w:rsid w:val="00F32238"/>
    <w:rsid w:val="00F3274C"/>
    <w:rsid w:val="00F34485"/>
    <w:rsid w:val="00F35CA2"/>
    <w:rsid w:val="00F47A8A"/>
    <w:rsid w:val="00F5236B"/>
    <w:rsid w:val="00F53C1B"/>
    <w:rsid w:val="00F54AD7"/>
    <w:rsid w:val="00F54DCE"/>
    <w:rsid w:val="00F54F1D"/>
    <w:rsid w:val="00F62319"/>
    <w:rsid w:val="00F66554"/>
    <w:rsid w:val="00F67325"/>
    <w:rsid w:val="00F676EC"/>
    <w:rsid w:val="00F72604"/>
    <w:rsid w:val="00F76EB6"/>
    <w:rsid w:val="00F8031F"/>
    <w:rsid w:val="00F8106F"/>
    <w:rsid w:val="00F82046"/>
    <w:rsid w:val="00F82B3E"/>
    <w:rsid w:val="00F8514E"/>
    <w:rsid w:val="00F8790C"/>
    <w:rsid w:val="00F91FD8"/>
    <w:rsid w:val="00F92F49"/>
    <w:rsid w:val="00F936F9"/>
    <w:rsid w:val="00F9524A"/>
    <w:rsid w:val="00FA4622"/>
    <w:rsid w:val="00FA6D55"/>
    <w:rsid w:val="00FA7B75"/>
    <w:rsid w:val="00FB1DE9"/>
    <w:rsid w:val="00FB464C"/>
    <w:rsid w:val="00FB4D57"/>
    <w:rsid w:val="00FB7306"/>
    <w:rsid w:val="00FC095A"/>
    <w:rsid w:val="00FC57D2"/>
    <w:rsid w:val="00FD3EAD"/>
    <w:rsid w:val="00FD5AE7"/>
    <w:rsid w:val="00FE5293"/>
    <w:rsid w:val="00FE6239"/>
    <w:rsid w:val="00FF0DD2"/>
    <w:rsid w:val="00FF4E6F"/>
    <w:rsid w:val="00FF619D"/>
    <w:rsid w:val="00FF7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4D88010"/>
  <w14:discardImageEditingData/>
  <w15:docId w15:val="{1D828BE0-EA3E-474D-A0E4-037A6BD80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053"/>
    <w:pPr>
      <w:spacing w:after="200" w:line="260" w:lineRule="atLeast"/>
    </w:pPr>
    <w:rPr>
      <w:rFonts w:ascii="Arial" w:hAnsi="Arial"/>
      <w:sz w:val="23"/>
      <w:szCs w:val="24"/>
    </w:rPr>
  </w:style>
  <w:style w:type="paragraph" w:styleId="Heading1">
    <w:name w:val="heading 1"/>
    <w:basedOn w:val="Normal"/>
    <w:next w:val="Normal"/>
    <w:link w:val="Heading1Char"/>
    <w:qFormat/>
    <w:rsid w:val="002C26AC"/>
    <w:pPr>
      <w:keepNext/>
      <w:autoSpaceDE w:val="0"/>
      <w:autoSpaceDN w:val="0"/>
      <w:adjustRightInd w:val="0"/>
      <w:spacing w:before="240"/>
      <w:ind w:left="648" w:hanging="648"/>
      <w:outlineLvl w:val="0"/>
    </w:pPr>
    <w:rPr>
      <w:b/>
      <w:bCs/>
      <w:caps/>
      <w:sz w:val="26"/>
      <w:szCs w:val="20"/>
    </w:rPr>
  </w:style>
  <w:style w:type="paragraph" w:styleId="Heading2">
    <w:name w:val="heading 2"/>
    <w:basedOn w:val="Normal"/>
    <w:next w:val="Normal"/>
    <w:qFormat/>
    <w:rsid w:val="00B22C6B"/>
    <w:pPr>
      <w:keepNext/>
      <w:spacing w:before="120"/>
      <w:ind w:left="648" w:hanging="648"/>
      <w:outlineLvl w:val="1"/>
    </w:pPr>
    <w:rPr>
      <w:b/>
      <w:szCs w:val="20"/>
    </w:rPr>
  </w:style>
  <w:style w:type="paragraph" w:styleId="Heading3">
    <w:name w:val="heading 3"/>
    <w:basedOn w:val="Normal"/>
    <w:next w:val="Normal"/>
    <w:qFormat/>
    <w:rsid w:val="00022816"/>
    <w:pPr>
      <w:keepNext/>
      <w:spacing w:before="120"/>
      <w:ind w:left="792" w:hanging="792"/>
      <w:outlineLvl w:val="2"/>
    </w:pPr>
    <w:rPr>
      <w:b/>
      <w:szCs w:val="20"/>
    </w:rPr>
  </w:style>
  <w:style w:type="paragraph" w:styleId="Heading4">
    <w:name w:val="heading 4"/>
    <w:basedOn w:val="Normal"/>
    <w:next w:val="Normal"/>
    <w:qFormat/>
    <w:rsid w:val="00022816"/>
    <w:pPr>
      <w:keepNext/>
      <w:spacing w:before="120"/>
      <w:ind w:left="936" w:hanging="936"/>
      <w:outlineLvl w:val="3"/>
    </w:pPr>
    <w:rPr>
      <w:b/>
      <w:bCs/>
      <w:iCs/>
      <w:szCs w:val="20"/>
    </w:rPr>
  </w:style>
  <w:style w:type="paragraph" w:styleId="Heading5">
    <w:name w:val="heading 5"/>
    <w:basedOn w:val="Normal"/>
    <w:next w:val="Normal"/>
    <w:qFormat/>
    <w:rsid w:val="00022816"/>
    <w:pPr>
      <w:keepNext/>
      <w:spacing w:before="120"/>
      <w:outlineLvl w:val="4"/>
    </w:pPr>
    <w:rPr>
      <w:b/>
      <w:iCs/>
      <w:szCs w:val="20"/>
    </w:rPr>
  </w:style>
  <w:style w:type="paragraph" w:styleId="Heading6">
    <w:name w:val="heading 6"/>
    <w:basedOn w:val="Normal"/>
    <w:next w:val="Normal"/>
    <w:qFormat/>
    <w:rsid w:val="00022816"/>
    <w:pPr>
      <w:keepNext/>
      <w:spacing w:before="120"/>
      <w:outlineLvl w:val="5"/>
    </w:pPr>
    <w:rPr>
      <w:rFonts w:cs="Arial"/>
      <w:b/>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50E9"/>
    <w:rPr>
      <w:rFonts w:ascii="Arial" w:hAnsi="Arial"/>
      <w:b/>
      <w:bCs/>
      <w:caps/>
      <w:sz w:val="26"/>
    </w:rPr>
  </w:style>
  <w:style w:type="paragraph" w:customStyle="1" w:styleId="bullet">
    <w:name w:val="bullet"/>
    <w:basedOn w:val="Normal"/>
    <w:qFormat/>
    <w:rsid w:val="006F0EF6"/>
    <w:pPr>
      <w:numPr>
        <w:numId w:val="1"/>
      </w:numPr>
      <w:tabs>
        <w:tab w:val="clear" w:pos="360"/>
      </w:tabs>
      <w:spacing w:after="120"/>
      <w:ind w:left="720"/>
    </w:pPr>
    <w:rPr>
      <w:rFonts w:eastAsia="Times" w:cs="Arial"/>
      <w:szCs w:val="20"/>
    </w:rPr>
  </w:style>
  <w:style w:type="paragraph" w:customStyle="1" w:styleId="bullet2">
    <w:name w:val="bullet2"/>
    <w:basedOn w:val="Normal"/>
    <w:rsid w:val="0073763A"/>
    <w:pPr>
      <w:numPr>
        <w:numId w:val="2"/>
      </w:numPr>
      <w:tabs>
        <w:tab w:val="clear" w:pos="360"/>
      </w:tabs>
      <w:spacing w:after="120"/>
      <w:ind w:left="1440"/>
    </w:pPr>
    <w:rPr>
      <w:rFonts w:cs="Arial"/>
      <w:szCs w:val="20"/>
    </w:rPr>
  </w:style>
  <w:style w:type="character" w:styleId="Hyperlink">
    <w:name w:val="Hyperlink"/>
    <w:basedOn w:val="DefaultParagraphFont"/>
    <w:uiPriority w:val="99"/>
    <w:rsid w:val="00022816"/>
    <w:rPr>
      <w:color w:val="0000FF"/>
      <w:u w:val="single"/>
    </w:rPr>
  </w:style>
  <w:style w:type="paragraph" w:customStyle="1" w:styleId="Figure">
    <w:name w:val="Figure"/>
    <w:basedOn w:val="Normal"/>
    <w:rsid w:val="00022816"/>
    <w:pPr>
      <w:spacing w:before="120"/>
      <w:ind w:left="1440" w:hanging="1440"/>
    </w:pPr>
    <w:rPr>
      <w:b/>
      <w:bCs/>
    </w:rPr>
  </w:style>
  <w:style w:type="paragraph" w:styleId="Footer">
    <w:name w:val="footer"/>
    <w:basedOn w:val="Normal"/>
    <w:link w:val="FooterChar"/>
    <w:uiPriority w:val="99"/>
    <w:rsid w:val="00022816"/>
    <w:pPr>
      <w:tabs>
        <w:tab w:val="center" w:pos="4680"/>
        <w:tab w:val="right" w:pos="9360"/>
      </w:tabs>
      <w:spacing w:before="100" w:after="0" w:line="240" w:lineRule="auto"/>
    </w:pPr>
    <w:rPr>
      <w:sz w:val="18"/>
    </w:rPr>
  </w:style>
  <w:style w:type="character" w:customStyle="1" w:styleId="FooterChar">
    <w:name w:val="Footer Char"/>
    <w:basedOn w:val="DefaultParagraphFont"/>
    <w:link w:val="Footer"/>
    <w:uiPriority w:val="99"/>
    <w:rsid w:val="001B3338"/>
    <w:rPr>
      <w:rFonts w:ascii="Arial" w:hAnsi="Arial"/>
      <w:sz w:val="18"/>
      <w:szCs w:val="24"/>
    </w:rPr>
  </w:style>
  <w:style w:type="paragraph" w:styleId="Header">
    <w:name w:val="header"/>
    <w:basedOn w:val="Normal"/>
    <w:link w:val="HeaderChar"/>
    <w:uiPriority w:val="99"/>
    <w:rsid w:val="00022816"/>
    <w:pPr>
      <w:pBdr>
        <w:bottom w:val="single" w:sz="4" w:space="1" w:color="auto"/>
      </w:pBdr>
      <w:tabs>
        <w:tab w:val="center" w:pos="4320"/>
        <w:tab w:val="right" w:pos="8640"/>
      </w:tabs>
      <w:spacing w:after="0"/>
      <w:jc w:val="right"/>
    </w:pPr>
    <w:rPr>
      <w:i/>
      <w:sz w:val="18"/>
      <w:szCs w:val="20"/>
    </w:rPr>
  </w:style>
  <w:style w:type="character" w:customStyle="1" w:styleId="HeaderChar">
    <w:name w:val="Header Char"/>
    <w:basedOn w:val="DefaultParagraphFont"/>
    <w:link w:val="Header"/>
    <w:uiPriority w:val="99"/>
    <w:rsid w:val="001B3338"/>
    <w:rPr>
      <w:rFonts w:ascii="Arial" w:hAnsi="Arial"/>
      <w:i/>
      <w:sz w:val="18"/>
    </w:rPr>
  </w:style>
  <w:style w:type="paragraph" w:styleId="BalloonText">
    <w:name w:val="Balloon Text"/>
    <w:basedOn w:val="Normal"/>
    <w:link w:val="BalloonTextChar"/>
    <w:uiPriority w:val="99"/>
    <w:rsid w:val="00523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523491"/>
    <w:rPr>
      <w:rFonts w:ascii="Tahoma" w:hAnsi="Tahoma" w:cs="Tahoma"/>
      <w:sz w:val="16"/>
      <w:szCs w:val="16"/>
    </w:rPr>
  </w:style>
  <w:style w:type="paragraph" w:customStyle="1" w:styleId="Table">
    <w:name w:val="Table"/>
    <w:basedOn w:val="Normal"/>
    <w:rsid w:val="00CE1155"/>
    <w:pPr>
      <w:keepNext/>
      <w:spacing w:line="280" w:lineRule="atLeast"/>
    </w:pPr>
    <w:rPr>
      <w:szCs w:val="20"/>
    </w:rPr>
  </w:style>
  <w:style w:type="paragraph" w:customStyle="1" w:styleId="Tablefootnote">
    <w:name w:val="Table footnote"/>
    <w:basedOn w:val="Normal"/>
    <w:rsid w:val="00B066B7"/>
    <w:pPr>
      <w:spacing w:before="40" w:after="0" w:line="240" w:lineRule="auto"/>
      <w:ind w:left="115" w:hanging="115"/>
    </w:pPr>
    <w:rPr>
      <w:sz w:val="18"/>
      <w:szCs w:val="20"/>
    </w:rPr>
  </w:style>
  <w:style w:type="paragraph" w:styleId="TableofFigures">
    <w:name w:val="table of figures"/>
    <w:basedOn w:val="Normal"/>
    <w:next w:val="Normal"/>
    <w:uiPriority w:val="99"/>
    <w:rsid w:val="0011039C"/>
    <w:pPr>
      <w:tabs>
        <w:tab w:val="left" w:pos="1440"/>
        <w:tab w:val="right" w:leader="dot" w:pos="9350"/>
      </w:tabs>
      <w:spacing w:after="60"/>
      <w:ind w:left="1008" w:right="288" w:hanging="1008"/>
    </w:pPr>
    <w:rPr>
      <w:noProof/>
      <w:sz w:val="20"/>
      <w:szCs w:val="20"/>
    </w:rPr>
  </w:style>
  <w:style w:type="paragraph" w:styleId="TOC1">
    <w:name w:val="toc 1"/>
    <w:basedOn w:val="Normal"/>
    <w:next w:val="Normal"/>
    <w:autoRedefine/>
    <w:uiPriority w:val="39"/>
    <w:rsid w:val="00831082"/>
    <w:pPr>
      <w:tabs>
        <w:tab w:val="right" w:leader="dot" w:pos="9360"/>
      </w:tabs>
      <w:spacing w:before="80" w:after="40"/>
      <w:ind w:right="288"/>
    </w:pPr>
    <w:rPr>
      <w:b/>
      <w:caps/>
      <w:noProof/>
      <w:sz w:val="20"/>
      <w:szCs w:val="20"/>
    </w:rPr>
  </w:style>
  <w:style w:type="paragraph" w:styleId="TOC2">
    <w:name w:val="toc 2"/>
    <w:basedOn w:val="Normal"/>
    <w:next w:val="Normal"/>
    <w:autoRedefine/>
    <w:uiPriority w:val="39"/>
    <w:rsid w:val="001149E8"/>
    <w:pPr>
      <w:tabs>
        <w:tab w:val="left" w:pos="1296"/>
        <w:tab w:val="right" w:leader="dot" w:pos="9360"/>
      </w:tabs>
      <w:spacing w:after="40" w:line="240" w:lineRule="auto"/>
      <w:ind w:left="1296" w:right="288" w:hanging="648"/>
    </w:pPr>
    <w:rPr>
      <w:noProof/>
      <w:sz w:val="20"/>
    </w:rPr>
  </w:style>
  <w:style w:type="paragraph" w:styleId="TOC3">
    <w:name w:val="toc 3"/>
    <w:basedOn w:val="Normal"/>
    <w:next w:val="Normal"/>
    <w:autoRedefine/>
    <w:semiHidden/>
    <w:rsid w:val="00022816"/>
    <w:pPr>
      <w:tabs>
        <w:tab w:val="left" w:pos="1530"/>
        <w:tab w:val="left" w:pos="2347"/>
        <w:tab w:val="right" w:leader="dot" w:pos="9360"/>
      </w:tabs>
      <w:spacing w:after="40" w:line="240" w:lineRule="auto"/>
      <w:ind w:left="2088" w:right="288" w:hanging="792"/>
    </w:pPr>
    <w:rPr>
      <w:noProof/>
      <w:szCs w:val="20"/>
    </w:rPr>
  </w:style>
  <w:style w:type="paragraph" w:styleId="TOC4">
    <w:name w:val="toc 4"/>
    <w:basedOn w:val="Normal"/>
    <w:next w:val="Normal"/>
    <w:autoRedefine/>
    <w:semiHidden/>
    <w:rsid w:val="00022816"/>
    <w:pPr>
      <w:tabs>
        <w:tab w:val="left" w:pos="2340"/>
        <w:tab w:val="right" w:leader="dot" w:pos="9360"/>
      </w:tabs>
      <w:spacing w:after="40"/>
      <w:ind w:left="2347" w:right="288" w:hanging="821"/>
    </w:pPr>
    <w:rPr>
      <w:noProof/>
      <w:szCs w:val="20"/>
    </w:rPr>
  </w:style>
  <w:style w:type="paragraph" w:styleId="TOC5">
    <w:name w:val="toc 5"/>
    <w:basedOn w:val="Normal"/>
    <w:next w:val="Normal"/>
    <w:autoRedefine/>
    <w:semiHidden/>
    <w:rsid w:val="00022816"/>
    <w:pPr>
      <w:tabs>
        <w:tab w:val="left" w:pos="3420"/>
        <w:tab w:val="right" w:leader="dot" w:pos="9360"/>
      </w:tabs>
      <w:spacing w:after="40"/>
      <w:ind w:left="3312" w:right="288" w:hanging="965"/>
    </w:pPr>
    <w:rPr>
      <w:noProof/>
      <w:szCs w:val="20"/>
    </w:rPr>
  </w:style>
  <w:style w:type="character" w:styleId="PageNumber">
    <w:name w:val="page number"/>
    <w:basedOn w:val="DefaultParagraphFont"/>
    <w:rsid w:val="00BC06B3"/>
    <w:rPr>
      <w:rFonts w:ascii="Arial" w:hAnsi="Arial"/>
      <w:sz w:val="20"/>
    </w:rPr>
  </w:style>
  <w:style w:type="paragraph" w:customStyle="1" w:styleId="TableCont">
    <w:name w:val="Table Cont."/>
    <w:basedOn w:val="Table"/>
    <w:rsid w:val="00022816"/>
  </w:style>
  <w:style w:type="paragraph" w:customStyle="1" w:styleId="TableCell">
    <w:name w:val="Table Cell"/>
    <w:basedOn w:val="Normal"/>
    <w:rsid w:val="00B066B7"/>
    <w:pPr>
      <w:spacing w:before="40" w:after="40" w:line="220" w:lineRule="exact"/>
    </w:pPr>
    <w:rPr>
      <w:sz w:val="20"/>
      <w:szCs w:val="20"/>
    </w:rPr>
  </w:style>
  <w:style w:type="paragraph" w:customStyle="1" w:styleId="TableColumnHead">
    <w:name w:val="Table Column Head"/>
    <w:basedOn w:val="TableCell"/>
    <w:rsid w:val="00B066B7"/>
    <w:pPr>
      <w:keepNext/>
      <w:spacing w:before="60" w:after="60" w:line="240" w:lineRule="exact"/>
      <w:jc w:val="center"/>
    </w:pPr>
    <w:rPr>
      <w:rFonts w:ascii="Arial Narrow" w:hAnsi="Arial Narrow"/>
      <w:b/>
      <w:sz w:val="22"/>
    </w:rPr>
  </w:style>
  <w:style w:type="character" w:styleId="CommentReference">
    <w:name w:val="annotation reference"/>
    <w:basedOn w:val="DefaultParagraphFont"/>
    <w:semiHidden/>
    <w:rsid w:val="00022816"/>
    <w:rPr>
      <w:sz w:val="16"/>
      <w:szCs w:val="16"/>
    </w:rPr>
  </w:style>
  <w:style w:type="paragraph" w:styleId="CommentText">
    <w:name w:val="annotation text"/>
    <w:basedOn w:val="Normal"/>
    <w:link w:val="CommentTextChar"/>
    <w:semiHidden/>
    <w:rsid w:val="00022816"/>
    <w:rPr>
      <w:szCs w:val="20"/>
    </w:rPr>
  </w:style>
  <w:style w:type="character" w:customStyle="1" w:styleId="CommentTextChar">
    <w:name w:val="Comment Text Char"/>
    <w:basedOn w:val="DefaultParagraphFont"/>
    <w:link w:val="CommentText"/>
    <w:semiHidden/>
    <w:rsid w:val="008D2207"/>
    <w:rPr>
      <w:rFonts w:ascii="Arial" w:hAnsi="Arial"/>
    </w:rPr>
  </w:style>
  <w:style w:type="paragraph" w:customStyle="1" w:styleId="FigureorTableNote">
    <w:name w:val="Figure or Table Note"/>
    <w:basedOn w:val="Normal"/>
    <w:rsid w:val="00022816"/>
    <w:pPr>
      <w:spacing w:before="40" w:after="0" w:line="240" w:lineRule="auto"/>
      <w:ind w:left="504" w:hanging="504"/>
    </w:pPr>
    <w:rPr>
      <w:iCs/>
      <w:sz w:val="16"/>
    </w:rPr>
  </w:style>
  <w:style w:type="character" w:styleId="FollowedHyperlink">
    <w:name w:val="FollowedHyperlink"/>
    <w:basedOn w:val="DefaultParagraphFont"/>
    <w:rsid w:val="00022816"/>
    <w:rPr>
      <w:color w:val="800080"/>
      <w:u w:val="single"/>
    </w:rPr>
  </w:style>
  <w:style w:type="paragraph" w:customStyle="1" w:styleId="bulletlast">
    <w:name w:val="bullet last"/>
    <w:basedOn w:val="bullet"/>
    <w:qFormat/>
    <w:rsid w:val="006F0EF6"/>
    <w:pPr>
      <w:spacing w:after="200"/>
    </w:pPr>
  </w:style>
  <w:style w:type="paragraph" w:customStyle="1" w:styleId="TableSubhead">
    <w:name w:val="Table Subhead"/>
    <w:basedOn w:val="TableCell"/>
    <w:rsid w:val="00022816"/>
    <w:pPr>
      <w:keepNext/>
    </w:pPr>
    <w:rPr>
      <w:rFonts w:cs="Arial"/>
      <w:b/>
    </w:rPr>
  </w:style>
  <w:style w:type="paragraph" w:styleId="FootnoteText">
    <w:name w:val="footnote text"/>
    <w:basedOn w:val="Normal"/>
    <w:link w:val="FootnoteTextChar"/>
    <w:uiPriority w:val="99"/>
    <w:unhideWhenUsed/>
    <w:rsid w:val="00AF3585"/>
    <w:pPr>
      <w:spacing w:after="0" w:line="240" w:lineRule="auto"/>
    </w:pPr>
    <w:rPr>
      <w:rFonts w:asciiTheme="minorHAnsi" w:eastAsiaTheme="minorEastAsia" w:hAnsiTheme="minorHAnsi" w:cstheme="minorBidi"/>
      <w:szCs w:val="20"/>
    </w:rPr>
  </w:style>
  <w:style w:type="character" w:customStyle="1" w:styleId="FootnoteTextChar">
    <w:name w:val="Footnote Text Char"/>
    <w:basedOn w:val="DefaultParagraphFont"/>
    <w:link w:val="FootnoteText"/>
    <w:uiPriority w:val="99"/>
    <w:rsid w:val="00AF3585"/>
    <w:rPr>
      <w:rFonts w:asciiTheme="minorHAnsi" w:eastAsiaTheme="minorEastAsia" w:hAnsiTheme="minorHAnsi" w:cstheme="minorBidi"/>
    </w:rPr>
  </w:style>
  <w:style w:type="character" w:styleId="FootnoteReference">
    <w:name w:val="footnote reference"/>
    <w:basedOn w:val="DefaultParagraphFont"/>
    <w:uiPriority w:val="99"/>
    <w:unhideWhenUsed/>
    <w:rsid w:val="00AF3585"/>
    <w:rPr>
      <w:vertAlign w:val="superscript"/>
    </w:rPr>
  </w:style>
  <w:style w:type="paragraph" w:customStyle="1" w:styleId="Bullet1">
    <w:name w:val="Bullet #1"/>
    <w:basedOn w:val="Normal"/>
    <w:rsid w:val="00AF3585"/>
    <w:pPr>
      <w:widowControl w:val="0"/>
      <w:numPr>
        <w:numId w:val="3"/>
      </w:numPr>
      <w:tabs>
        <w:tab w:val="num" w:pos="450"/>
      </w:tabs>
      <w:autoSpaceDE w:val="0"/>
      <w:autoSpaceDN w:val="0"/>
      <w:spacing w:before="120" w:after="120" w:line="240" w:lineRule="auto"/>
      <w:ind w:left="450"/>
    </w:pPr>
    <w:rPr>
      <w:sz w:val="24"/>
    </w:rPr>
  </w:style>
  <w:style w:type="table" w:styleId="TableGrid">
    <w:name w:val="Table Grid"/>
    <w:basedOn w:val="TableNormal"/>
    <w:uiPriority w:val="39"/>
    <w:rsid w:val="006C711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Normal"/>
    <w:qFormat/>
    <w:rsid w:val="00912A28"/>
    <w:pPr>
      <w:ind w:left="360" w:hanging="360"/>
    </w:pPr>
  </w:style>
  <w:style w:type="paragraph" w:customStyle="1" w:styleId="BodyText1">
    <w:name w:val="BodyText1"/>
    <w:basedOn w:val="Normal"/>
    <w:link w:val="BodyText1Char"/>
    <w:uiPriority w:val="99"/>
    <w:rsid w:val="00D50DAD"/>
    <w:pPr>
      <w:suppressAutoHyphens/>
      <w:autoSpaceDE w:val="0"/>
      <w:autoSpaceDN w:val="0"/>
      <w:spacing w:before="240" w:after="240" w:line="240" w:lineRule="auto"/>
      <w:ind w:left="720"/>
    </w:pPr>
    <w:rPr>
      <w:sz w:val="24"/>
    </w:rPr>
  </w:style>
  <w:style w:type="character" w:customStyle="1" w:styleId="BodyText1Char">
    <w:name w:val="BodyText1 Char"/>
    <w:link w:val="BodyText1"/>
    <w:uiPriority w:val="99"/>
    <w:rsid w:val="00D50DAD"/>
    <w:rPr>
      <w:rFonts w:ascii="Arial" w:hAnsi="Arial"/>
      <w:sz w:val="24"/>
      <w:szCs w:val="24"/>
    </w:rPr>
  </w:style>
  <w:style w:type="paragraph" w:customStyle="1" w:styleId="Default">
    <w:name w:val="Default"/>
    <w:rsid w:val="00BF274C"/>
    <w:pPr>
      <w:autoSpaceDE w:val="0"/>
      <w:autoSpaceDN w:val="0"/>
      <w:adjustRightInd w:val="0"/>
    </w:pPr>
    <w:rPr>
      <w:rFonts w:eastAsiaTheme="minorEastAsia"/>
      <w:color w:val="000000"/>
      <w:sz w:val="24"/>
      <w:szCs w:val="24"/>
    </w:rPr>
  </w:style>
  <w:style w:type="character" w:customStyle="1" w:styleId="Paragraph">
    <w:name w:val="Paragraph"/>
    <w:uiPriority w:val="99"/>
    <w:rsid w:val="0006418B"/>
    <w:rPr>
      <w:rFonts w:ascii="Lucida Sans Typewriter" w:hAnsi="Lucida Sans Typewriter" w:cs="Lucida Sans Typewriter"/>
      <w:sz w:val="20"/>
      <w:szCs w:val="20"/>
      <w:lang w:val="en-US"/>
    </w:rPr>
  </w:style>
  <w:style w:type="paragraph" w:customStyle="1" w:styleId="References">
    <w:name w:val="References"/>
    <w:basedOn w:val="Normal"/>
    <w:qFormat/>
    <w:rsid w:val="002E11A4"/>
    <w:pPr>
      <w:autoSpaceDE w:val="0"/>
      <w:autoSpaceDN w:val="0"/>
      <w:adjustRightInd w:val="0"/>
      <w:spacing w:after="160" w:line="250" w:lineRule="exact"/>
      <w:ind w:left="720" w:hanging="720"/>
    </w:pPr>
    <w:rPr>
      <w:rFonts w:ascii="Adobe Caslon Pro" w:eastAsia="Calibri" w:hAnsi="Adobe Caslon Pro" w:cs="Adobe Caslon Pro"/>
      <w:szCs w:val="22"/>
    </w:rPr>
  </w:style>
  <w:style w:type="paragraph" w:styleId="CommentSubject">
    <w:name w:val="annotation subject"/>
    <w:basedOn w:val="CommentText"/>
    <w:next w:val="CommentText"/>
    <w:link w:val="CommentSubjectChar"/>
    <w:rsid w:val="008D2207"/>
    <w:pPr>
      <w:spacing w:line="240" w:lineRule="auto"/>
    </w:pPr>
    <w:rPr>
      <w:b/>
      <w:bCs/>
    </w:rPr>
  </w:style>
  <w:style w:type="character" w:customStyle="1" w:styleId="CommentSubjectChar">
    <w:name w:val="Comment Subject Char"/>
    <w:basedOn w:val="CommentTextChar"/>
    <w:link w:val="CommentSubject"/>
    <w:rsid w:val="008D2207"/>
    <w:rPr>
      <w:rFonts w:ascii="Arial" w:hAnsi="Arial"/>
      <w:b/>
      <w:bCs/>
    </w:rPr>
  </w:style>
  <w:style w:type="paragraph" w:styleId="Revision">
    <w:name w:val="Revision"/>
    <w:hidden/>
    <w:uiPriority w:val="99"/>
    <w:semiHidden/>
    <w:rsid w:val="00887EF5"/>
    <w:rPr>
      <w:rFonts w:ascii="Arial" w:hAnsi="Arial"/>
      <w:szCs w:val="24"/>
    </w:rPr>
  </w:style>
  <w:style w:type="paragraph" w:styleId="ListParagraph">
    <w:name w:val="List Paragraph"/>
    <w:basedOn w:val="Normal"/>
    <w:uiPriority w:val="34"/>
    <w:qFormat/>
    <w:rsid w:val="00F8031F"/>
    <w:pPr>
      <w:spacing w:line="276" w:lineRule="auto"/>
      <w:ind w:left="720"/>
      <w:contextualSpacing/>
    </w:pPr>
    <w:rPr>
      <w:rFonts w:asciiTheme="minorHAnsi" w:eastAsiaTheme="minorHAnsi" w:hAnsiTheme="minorHAnsi" w:cstheme="minorBidi"/>
      <w:szCs w:val="22"/>
    </w:rPr>
  </w:style>
  <w:style w:type="paragraph" w:customStyle="1" w:styleId="Level1">
    <w:name w:val="Level 1"/>
    <w:basedOn w:val="TOC1"/>
    <w:link w:val="Level1Char"/>
    <w:qFormat/>
    <w:rsid w:val="001B3338"/>
    <w:pPr>
      <w:tabs>
        <w:tab w:val="clear" w:pos="9360"/>
        <w:tab w:val="right" w:leader="dot" w:pos="8630"/>
      </w:tabs>
      <w:spacing w:before="120" w:after="120" w:line="240" w:lineRule="auto"/>
      <w:ind w:right="0"/>
    </w:pPr>
    <w:rPr>
      <w:rFonts w:asciiTheme="majorHAnsi" w:hAnsiTheme="majorHAnsi"/>
      <w:bCs/>
      <w:noProof w:val="0"/>
    </w:rPr>
  </w:style>
  <w:style w:type="character" w:customStyle="1" w:styleId="Level1Char">
    <w:name w:val="Level 1 Char"/>
    <w:basedOn w:val="DefaultParagraphFont"/>
    <w:link w:val="Level1"/>
    <w:rsid w:val="001B3338"/>
    <w:rPr>
      <w:rFonts w:asciiTheme="majorHAnsi" w:hAnsiTheme="majorHAnsi"/>
      <w:b/>
      <w:bCs/>
      <w:caps/>
    </w:rPr>
  </w:style>
  <w:style w:type="paragraph" w:customStyle="1" w:styleId="Level2">
    <w:name w:val="Level 2"/>
    <w:basedOn w:val="TOC2"/>
    <w:link w:val="Level2Char"/>
    <w:qFormat/>
    <w:rsid w:val="001B3338"/>
    <w:pPr>
      <w:tabs>
        <w:tab w:val="clear" w:pos="1296"/>
        <w:tab w:val="clear" w:pos="9360"/>
        <w:tab w:val="right" w:leader="dot" w:pos="8630"/>
      </w:tabs>
      <w:spacing w:after="0"/>
      <w:ind w:left="200" w:right="0" w:firstLine="0"/>
    </w:pPr>
    <w:rPr>
      <w:rFonts w:asciiTheme="majorHAnsi" w:hAnsiTheme="majorHAnsi"/>
      <w:smallCaps/>
      <w:noProof w:val="0"/>
      <w:color w:val="000000"/>
      <w:szCs w:val="20"/>
    </w:rPr>
  </w:style>
  <w:style w:type="character" w:customStyle="1" w:styleId="Level2Char">
    <w:name w:val="Level 2 Char"/>
    <w:basedOn w:val="DefaultParagraphFont"/>
    <w:link w:val="Level2"/>
    <w:rsid w:val="001B3338"/>
    <w:rPr>
      <w:rFonts w:asciiTheme="majorHAnsi" w:hAnsiTheme="majorHAnsi"/>
      <w:smallCaps/>
      <w:color w:val="000000"/>
    </w:rPr>
  </w:style>
  <w:style w:type="table" w:customStyle="1" w:styleId="PlainTable21">
    <w:name w:val="Plain Table 21"/>
    <w:basedOn w:val="TableNormal"/>
    <w:uiPriority w:val="42"/>
    <w:rsid w:val="001B3338"/>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esriattributionlastitem">
    <w:name w:val="esriattributionlastitem"/>
    <w:basedOn w:val="DefaultParagraphFont"/>
    <w:rsid w:val="001B3338"/>
  </w:style>
  <w:style w:type="paragraph" w:customStyle="1" w:styleId="MTDisplayEquation">
    <w:name w:val="MTDisplayEquation"/>
    <w:basedOn w:val="Normal"/>
    <w:next w:val="Normal"/>
    <w:link w:val="MTDisplayEquationChar"/>
    <w:rsid w:val="001B3338"/>
    <w:pPr>
      <w:tabs>
        <w:tab w:val="center" w:pos="4680"/>
        <w:tab w:val="right" w:pos="9360"/>
      </w:tabs>
      <w:spacing w:after="160" w:line="259" w:lineRule="auto"/>
    </w:pPr>
    <w:rPr>
      <w:rFonts w:ascii="Times New Roman" w:eastAsiaTheme="minorHAnsi" w:hAnsi="Times New Roman"/>
      <w:sz w:val="24"/>
    </w:rPr>
  </w:style>
  <w:style w:type="character" w:customStyle="1" w:styleId="MTDisplayEquationChar">
    <w:name w:val="MTDisplayEquation Char"/>
    <w:basedOn w:val="DefaultParagraphFont"/>
    <w:link w:val="MTDisplayEquation"/>
    <w:rsid w:val="001B3338"/>
    <w:rPr>
      <w:rFonts w:eastAsiaTheme="minorHAnsi"/>
      <w:sz w:val="24"/>
      <w:szCs w:val="24"/>
    </w:rPr>
  </w:style>
  <w:style w:type="paragraph" w:customStyle="1" w:styleId="FigureCaption">
    <w:name w:val="Figure Caption"/>
    <w:basedOn w:val="Normal"/>
    <w:qFormat/>
    <w:rsid w:val="002C26AC"/>
  </w:style>
  <w:style w:type="paragraph" w:customStyle="1" w:styleId="TableCaption">
    <w:name w:val="Table Caption"/>
    <w:basedOn w:val="Normal"/>
    <w:qFormat/>
    <w:rsid w:val="00FA6D55"/>
  </w:style>
  <w:style w:type="character" w:styleId="Strong">
    <w:name w:val="Strong"/>
    <w:basedOn w:val="DefaultParagraphFont"/>
    <w:uiPriority w:val="22"/>
    <w:qFormat/>
    <w:rsid w:val="009F501A"/>
    <w:rPr>
      <w:b/>
      <w:bCs/>
    </w:rPr>
  </w:style>
  <w:style w:type="character" w:styleId="LineNumber">
    <w:name w:val="line number"/>
    <w:basedOn w:val="DefaultParagraphFont"/>
    <w:semiHidden/>
    <w:unhideWhenUsed/>
    <w:rsid w:val="008D5D66"/>
  </w:style>
  <w:style w:type="table" w:customStyle="1" w:styleId="PlainTable22">
    <w:name w:val="Plain Table 22"/>
    <w:basedOn w:val="TableNormal"/>
    <w:uiPriority w:val="42"/>
    <w:rsid w:val="009736C5"/>
    <w:rPr>
      <w:rFonts w:asciiTheme="minorHAnsi" w:eastAsiaTheme="minorHAnsi"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rsid w:val="009736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6C5"/>
    <w:rPr>
      <w:rFonts w:asciiTheme="majorHAnsi" w:eastAsiaTheme="majorEastAsia" w:hAnsiTheme="majorHAnsi" w:cstheme="majorBidi"/>
      <w:spacing w:val="-10"/>
      <w:kern w:val="28"/>
      <w:sz w:val="56"/>
      <w:szCs w:val="56"/>
    </w:rPr>
  </w:style>
  <w:style w:type="table" w:styleId="PlainTable1">
    <w:name w:val="Plain Table 1"/>
    <w:basedOn w:val="TableNormal"/>
    <w:uiPriority w:val="41"/>
    <w:rsid w:val="00DA0AE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
    <w:name w:val="Unresolved Mention"/>
    <w:basedOn w:val="DefaultParagraphFont"/>
    <w:uiPriority w:val="99"/>
    <w:semiHidden/>
    <w:unhideWhenUsed/>
    <w:rsid w:val="00E816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494552">
      <w:bodyDiv w:val="1"/>
      <w:marLeft w:val="0"/>
      <w:marRight w:val="0"/>
      <w:marTop w:val="0"/>
      <w:marBottom w:val="0"/>
      <w:divBdr>
        <w:top w:val="none" w:sz="0" w:space="0" w:color="auto"/>
        <w:left w:val="none" w:sz="0" w:space="0" w:color="auto"/>
        <w:bottom w:val="none" w:sz="0" w:space="0" w:color="auto"/>
        <w:right w:val="none" w:sz="0" w:space="0" w:color="auto"/>
      </w:divBdr>
    </w:div>
    <w:div w:id="1863276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hyperlink" Target="https://hdsc.nws.noaa.gov/hdsc/pfds/pfds_map_cont.html?bkmrk=nm" TargetMode="Externa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5" Type="http://schemas.openxmlformats.org/officeDocument/2006/relationships/image" Target="media/image3.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2.wmf"/><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chart" Target="charts/chart2.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chart" Target="charts/chart1.xml"/><Relationship Id="rId28" Type="http://schemas.openxmlformats.org/officeDocument/2006/relationships/header" Target="header5.xml"/><Relationship Id="rId10" Type="http://schemas.openxmlformats.org/officeDocument/2006/relationships/endnotes" Target="endnotes.xml"/><Relationship Id="rId19" Type="http://schemas.openxmlformats.org/officeDocument/2006/relationships/hyperlink" Target="https://weather.lanl.gov"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hyperlink" Target="https://hdsc.nws.noaa.gov/hdsc/pfds/pfds_map_cont.html?bkmrk=nm" TargetMode="External"/><Relationship Id="rId30" Type="http://schemas.openxmlformats.org/officeDocument/2006/relationships/footer" Target="footer5.xml"/><Relationship Id="rId35"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15424\AppData\Local\Temp\consent_order_template_detailed.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file:///\\dcstorage.lanl.gov\348298\Documents\Beta-P-curve-illustration.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lumMod val="40000"/>
                <a:lumOff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a:solidFill>
                        <a:schemeClr val="tx1">
                          <a:lumMod val="35000"/>
                          <a:lumOff val="65000"/>
                        </a:schemeClr>
                      </a:solidFill>
                    </a:ln>
                    <a:effectLst/>
                  </c:spPr>
                </c15:leaderLines>
              </c:ext>
            </c:extLst>
          </c:dLbls>
          <c:val>
            <c:numRef>
              <c:f>Sheet1!$E$2:$E$29</c:f>
              <c:numCache>
                <c:formatCode>General</c:formatCode>
                <c:ptCount val="28"/>
                <c:pt idx="0">
                  <c:v>0.89</c:v>
                </c:pt>
                <c:pt idx="1">
                  <c:v>0.79</c:v>
                </c:pt>
                <c:pt idx="2">
                  <c:v>0.79</c:v>
                </c:pt>
                <c:pt idx="3">
                  <c:v>0.78</c:v>
                </c:pt>
                <c:pt idx="4">
                  <c:v>0.73</c:v>
                </c:pt>
                <c:pt idx="5">
                  <c:v>0.67</c:v>
                </c:pt>
                <c:pt idx="6">
                  <c:v>0.61</c:v>
                </c:pt>
                <c:pt idx="7">
                  <c:v>0.61</c:v>
                </c:pt>
                <c:pt idx="8">
                  <c:v>0.57999999999999996</c:v>
                </c:pt>
                <c:pt idx="9">
                  <c:v>0.56000000000000005</c:v>
                </c:pt>
                <c:pt idx="10">
                  <c:v>0.54</c:v>
                </c:pt>
                <c:pt idx="11">
                  <c:v>0.54</c:v>
                </c:pt>
                <c:pt idx="12">
                  <c:v>0.54</c:v>
                </c:pt>
                <c:pt idx="13">
                  <c:v>0.54</c:v>
                </c:pt>
                <c:pt idx="14">
                  <c:v>0.52</c:v>
                </c:pt>
                <c:pt idx="15">
                  <c:v>0.52</c:v>
                </c:pt>
                <c:pt idx="16">
                  <c:v>0.5</c:v>
                </c:pt>
                <c:pt idx="17">
                  <c:v>0.48</c:v>
                </c:pt>
                <c:pt idx="18">
                  <c:v>0.47</c:v>
                </c:pt>
                <c:pt idx="19">
                  <c:v>0.47</c:v>
                </c:pt>
                <c:pt idx="20">
                  <c:v>0.46</c:v>
                </c:pt>
                <c:pt idx="21">
                  <c:v>0.45</c:v>
                </c:pt>
                <c:pt idx="22">
                  <c:v>0.45</c:v>
                </c:pt>
                <c:pt idx="23">
                  <c:v>0.44</c:v>
                </c:pt>
                <c:pt idx="24">
                  <c:v>0.44</c:v>
                </c:pt>
                <c:pt idx="25">
                  <c:v>0.43</c:v>
                </c:pt>
                <c:pt idx="26">
                  <c:v>0.43</c:v>
                </c:pt>
                <c:pt idx="27">
                  <c:v>0.42</c:v>
                </c:pt>
              </c:numCache>
            </c:numRef>
          </c:val>
          <c:extLst>
            <c:ext xmlns:c16="http://schemas.microsoft.com/office/drawing/2014/chart" uri="{C3380CC4-5D6E-409C-BE32-E72D297353CC}">
              <c16:uniqueId val="{00000000-C3E1-4DBA-ADE1-295F4FD71EDB}"/>
            </c:ext>
          </c:extLst>
        </c:ser>
        <c:dLbls>
          <c:dLblPos val="outEnd"/>
          <c:showLegendKey val="0"/>
          <c:showVal val="1"/>
          <c:showCatName val="0"/>
          <c:showSerName val="0"/>
          <c:showPercent val="0"/>
          <c:showBubbleSize val="0"/>
        </c:dLbls>
        <c:gapWidth val="444"/>
        <c:overlap val="-90"/>
        <c:axId val="1182686032"/>
        <c:axId val="1182691608"/>
      </c:barChart>
      <c:catAx>
        <c:axId val="11826860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1182691608"/>
        <c:crosses val="autoZero"/>
        <c:auto val="1"/>
        <c:lblAlgn val="ctr"/>
        <c:lblOffset val="100"/>
        <c:noMultiLvlLbl val="0"/>
      </c:catAx>
      <c:valAx>
        <c:axId val="1182691608"/>
        <c:scaling>
          <c:orientation val="minMax"/>
        </c:scaling>
        <c:delete val="1"/>
        <c:axPos val="l"/>
        <c:title>
          <c:tx>
            <c:rich>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r>
                  <a:rPr lang="en-US" sz="1200" b="1" cap="none" baseline="0"/>
                  <a:t>Precipitation (inch)</a:t>
                </a:r>
              </a:p>
            </c:rich>
          </c:tx>
          <c:layout>
            <c:manualLayout>
              <c:xMode val="edge"/>
              <c:yMode val="edge"/>
              <c:x val="1.313937118723604E-2"/>
              <c:y val="0.22419395641146203"/>
            </c:manualLayout>
          </c:layout>
          <c:overlay val="0"/>
          <c:spPr>
            <a:noFill/>
            <a:ln>
              <a:noFill/>
            </a:ln>
            <a:effectLst/>
          </c:spPr>
          <c:txPr>
            <a:bodyPr rot="-5400000" spcFirstLastPara="1" vertOverflow="ellipsis" vert="horz" wrap="square" anchor="ctr" anchorCtr="1"/>
            <a:lstStyle/>
            <a:p>
              <a:pPr>
                <a:defRPr sz="900" b="0" i="0" u="none" strike="noStrike" kern="1200" cap="none"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1182686032"/>
        <c:crosses val="autoZero"/>
        <c:crossBetween val="between"/>
      </c:valAx>
      <c:spPr>
        <a:noFill/>
        <a:ln w="25400">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Sheet1!$B$1</c:f>
              <c:strCache>
                <c:ptCount val="1"/>
                <c:pt idx="0">
                  <c:v>Beta-P Curve</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Sheet1!$A$2:$A$7</c:f>
              <c:numCache>
                <c:formatCode>General</c:formatCode>
                <c:ptCount val="6"/>
                <c:pt idx="0">
                  <c:v>2</c:v>
                </c:pt>
                <c:pt idx="1">
                  <c:v>5</c:v>
                </c:pt>
                <c:pt idx="2">
                  <c:v>10</c:v>
                </c:pt>
                <c:pt idx="3">
                  <c:v>25</c:v>
                </c:pt>
                <c:pt idx="4">
                  <c:v>50</c:v>
                </c:pt>
                <c:pt idx="5">
                  <c:v>100</c:v>
                </c:pt>
              </c:numCache>
            </c:numRef>
          </c:xVal>
          <c:yVal>
            <c:numRef>
              <c:f>Sheet1!$B$2:$B$7</c:f>
              <c:numCache>
                <c:formatCode>General</c:formatCode>
                <c:ptCount val="6"/>
                <c:pt idx="0">
                  <c:v>0.53</c:v>
                </c:pt>
                <c:pt idx="1">
                  <c:v>0.65</c:v>
                </c:pt>
                <c:pt idx="2">
                  <c:v>0.75</c:v>
                </c:pt>
                <c:pt idx="3">
                  <c:v>0.92</c:v>
                </c:pt>
                <c:pt idx="4">
                  <c:v>1.08</c:v>
                </c:pt>
                <c:pt idx="5">
                  <c:v>1.25</c:v>
                </c:pt>
              </c:numCache>
            </c:numRef>
          </c:yVal>
          <c:smooth val="0"/>
          <c:extLst>
            <c:ext xmlns:c16="http://schemas.microsoft.com/office/drawing/2014/chart" uri="{C3380CC4-5D6E-409C-BE32-E72D297353CC}">
              <c16:uniqueId val="{00000000-2605-4DFA-B943-C61D55823514}"/>
            </c:ext>
          </c:extLst>
        </c:ser>
        <c:ser>
          <c:idx val="1"/>
          <c:order val="1"/>
          <c:tx>
            <c:v>Obs</c:v>
          </c:tx>
          <c:spPr>
            <a:ln w="25400" cap="rnd">
              <a:no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numRef>
              <c:f>Sheet1!$D:$D</c:f>
              <c:numCache>
                <c:formatCode>General</c:formatCode>
                <c:ptCount val="1048576"/>
                <c:pt idx="1">
                  <c:v>29</c:v>
                </c:pt>
                <c:pt idx="2">
                  <c:v>11.6</c:v>
                </c:pt>
                <c:pt idx="3">
                  <c:v>11.6</c:v>
                </c:pt>
                <c:pt idx="4">
                  <c:v>7.25</c:v>
                </c:pt>
                <c:pt idx="5">
                  <c:v>5.8</c:v>
                </c:pt>
                <c:pt idx="6">
                  <c:v>4.83</c:v>
                </c:pt>
                <c:pt idx="7">
                  <c:v>3.87</c:v>
                </c:pt>
                <c:pt idx="8">
                  <c:v>3.87</c:v>
                </c:pt>
                <c:pt idx="9">
                  <c:v>3.22</c:v>
                </c:pt>
                <c:pt idx="10">
                  <c:v>2.9</c:v>
                </c:pt>
                <c:pt idx="11">
                  <c:v>2.3199999999999998</c:v>
                </c:pt>
                <c:pt idx="12">
                  <c:v>2.3199999999999998</c:v>
                </c:pt>
                <c:pt idx="13">
                  <c:v>2.3199999999999998</c:v>
                </c:pt>
                <c:pt idx="14">
                  <c:v>2.3199999999999998</c:v>
                </c:pt>
                <c:pt idx="15">
                  <c:v>1.87</c:v>
                </c:pt>
                <c:pt idx="16">
                  <c:v>1.87</c:v>
                </c:pt>
                <c:pt idx="17">
                  <c:v>1.71</c:v>
                </c:pt>
                <c:pt idx="18">
                  <c:v>1.61</c:v>
                </c:pt>
                <c:pt idx="19">
                  <c:v>1.49</c:v>
                </c:pt>
                <c:pt idx="20">
                  <c:v>1.49</c:v>
                </c:pt>
                <c:pt idx="21">
                  <c:v>1.38</c:v>
                </c:pt>
                <c:pt idx="22">
                  <c:v>1.29</c:v>
                </c:pt>
                <c:pt idx="23">
                  <c:v>1.29</c:v>
                </c:pt>
                <c:pt idx="24">
                  <c:v>1.18</c:v>
                </c:pt>
                <c:pt idx="25">
                  <c:v>1.18</c:v>
                </c:pt>
                <c:pt idx="26">
                  <c:v>1.0900000000000001</c:v>
                </c:pt>
                <c:pt idx="27">
                  <c:v>1.0900000000000001</c:v>
                </c:pt>
                <c:pt idx="28">
                  <c:v>1.04</c:v>
                </c:pt>
              </c:numCache>
            </c:numRef>
          </c:xVal>
          <c:yVal>
            <c:numRef>
              <c:f>Sheet1!$E:$E</c:f>
              <c:numCache>
                <c:formatCode>General</c:formatCode>
                <c:ptCount val="1048576"/>
                <c:pt idx="1">
                  <c:v>0.89</c:v>
                </c:pt>
                <c:pt idx="2">
                  <c:v>0.79</c:v>
                </c:pt>
                <c:pt idx="3">
                  <c:v>0.79</c:v>
                </c:pt>
                <c:pt idx="4">
                  <c:v>0.78</c:v>
                </c:pt>
                <c:pt idx="5">
                  <c:v>0.73</c:v>
                </c:pt>
                <c:pt idx="6">
                  <c:v>0.67</c:v>
                </c:pt>
                <c:pt idx="7">
                  <c:v>0.61</c:v>
                </c:pt>
                <c:pt idx="8">
                  <c:v>0.61</c:v>
                </c:pt>
                <c:pt idx="9">
                  <c:v>0.57999999999999996</c:v>
                </c:pt>
                <c:pt idx="10">
                  <c:v>0.56000000000000005</c:v>
                </c:pt>
                <c:pt idx="11">
                  <c:v>0.54</c:v>
                </c:pt>
                <c:pt idx="12">
                  <c:v>0.54</c:v>
                </c:pt>
                <c:pt idx="13">
                  <c:v>0.54</c:v>
                </c:pt>
                <c:pt idx="14">
                  <c:v>0.54</c:v>
                </c:pt>
                <c:pt idx="15">
                  <c:v>0.52</c:v>
                </c:pt>
                <c:pt idx="16">
                  <c:v>0.52</c:v>
                </c:pt>
                <c:pt idx="17">
                  <c:v>0.5</c:v>
                </c:pt>
                <c:pt idx="18">
                  <c:v>0.48</c:v>
                </c:pt>
                <c:pt idx="19">
                  <c:v>0.47</c:v>
                </c:pt>
                <c:pt idx="20">
                  <c:v>0.47</c:v>
                </c:pt>
                <c:pt idx="21">
                  <c:v>0.46</c:v>
                </c:pt>
                <c:pt idx="22">
                  <c:v>0.45</c:v>
                </c:pt>
                <c:pt idx="23">
                  <c:v>0.45</c:v>
                </c:pt>
                <c:pt idx="24">
                  <c:v>0.44</c:v>
                </c:pt>
                <c:pt idx="25">
                  <c:v>0.44</c:v>
                </c:pt>
                <c:pt idx="26">
                  <c:v>0.43</c:v>
                </c:pt>
                <c:pt idx="27">
                  <c:v>0.43</c:v>
                </c:pt>
                <c:pt idx="28">
                  <c:v>0.42</c:v>
                </c:pt>
              </c:numCache>
            </c:numRef>
          </c:yVal>
          <c:smooth val="0"/>
          <c:extLst>
            <c:ext xmlns:c16="http://schemas.microsoft.com/office/drawing/2014/chart" uri="{C3380CC4-5D6E-409C-BE32-E72D297353CC}">
              <c16:uniqueId val="{00000001-2605-4DFA-B943-C61D55823514}"/>
            </c:ext>
          </c:extLst>
        </c:ser>
        <c:dLbls>
          <c:showLegendKey val="0"/>
          <c:showVal val="0"/>
          <c:showCatName val="0"/>
          <c:showSerName val="0"/>
          <c:showPercent val="0"/>
          <c:showBubbleSize val="0"/>
        </c:dLbls>
        <c:axId val="654742824"/>
        <c:axId val="654743480"/>
      </c:scatterChart>
      <c:valAx>
        <c:axId val="654742824"/>
        <c:scaling>
          <c:orientation val="minMax"/>
          <c:max val="40"/>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200" baseline="0"/>
                  <a:t>Average Recurrence Interval (years)</a:t>
                </a:r>
              </a:p>
            </c:rich>
          </c:tx>
          <c:layout/>
          <c:overlay val="0"/>
          <c:spPr>
            <a:noFill/>
            <a:ln>
              <a:noFill/>
            </a:ln>
            <a:effectLst/>
          </c:spPr>
          <c:txPr>
            <a:bodyPr rot="0" spcFirstLastPara="1" vertOverflow="ellipsis" vert="horz" wrap="square" anchor="ctr" anchorCtr="1"/>
            <a:lstStyle/>
            <a:p>
              <a:pPr>
                <a:defRPr sz="12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54743480"/>
        <c:crosses val="autoZero"/>
        <c:crossBetween val="midCat"/>
      </c:valAx>
      <c:valAx>
        <c:axId val="654743480"/>
        <c:scaling>
          <c:orientation val="minMax"/>
          <c:max val="1"/>
          <c:min val="0.4"/>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2"/>
                    </a:solidFill>
                    <a:latin typeface="+mn-lt"/>
                    <a:ea typeface="+mn-ea"/>
                    <a:cs typeface="+mn-cs"/>
                  </a:defRPr>
                </a:pPr>
                <a:r>
                  <a:rPr lang="en-US" sz="1200" baseline="0"/>
                  <a:t>Precipitation (inches)</a:t>
                </a:r>
              </a:p>
            </c:rich>
          </c:tx>
          <c:layout/>
          <c:overlay val="0"/>
          <c:spPr>
            <a:noFill/>
            <a:ln>
              <a:noFill/>
            </a:ln>
            <a:effectLst/>
          </c:spPr>
          <c:txPr>
            <a:bodyPr rot="-5400000" spcFirstLastPara="1" vertOverflow="ellipsis" vert="horz" wrap="square" anchor="ctr" anchorCtr="1"/>
            <a:lstStyle/>
            <a:p>
              <a:pPr>
                <a:defRPr sz="12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654742824"/>
        <c:crosses val="autoZero"/>
        <c:crossBetween val="midCat"/>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drawings/drawing1.xml><?xml version="1.0" encoding="utf-8"?>
<c:userShapes xmlns:c="http://schemas.openxmlformats.org/drawingml/2006/chart">
  <cdr:relSizeAnchor xmlns:cdr="http://schemas.openxmlformats.org/drawingml/2006/chartDrawing">
    <cdr:from>
      <cdr:x>0.01032</cdr:x>
      <cdr:y>0.68377</cdr:y>
    </cdr:from>
    <cdr:to>
      <cdr:x>0.1295</cdr:x>
      <cdr:y>0.75385</cdr:y>
    </cdr:to>
    <cdr:sp macro="" textlink="">
      <cdr:nvSpPr>
        <cdr:cNvPr id="2" name="TextBox 1"/>
        <cdr:cNvSpPr txBox="1"/>
      </cdr:nvSpPr>
      <cdr:spPr>
        <a:xfrm xmlns:a="http://schemas.openxmlformats.org/drawingml/2006/main">
          <a:off x="69850" y="2581276"/>
          <a:ext cx="806311" cy="264560"/>
        </a:xfrm>
        <a:prstGeom xmlns:a="http://schemas.openxmlformats.org/drawingml/2006/main" prst="rect">
          <a:avLst/>
        </a:prstGeom>
      </cdr:spPr>
      <cdr:txBody>
        <a:bodyPr xmlns:a="http://schemas.openxmlformats.org/drawingml/2006/main" rot="-5400000" vertOverflow="clip" wrap="none" rtlCol="0">
          <a:spAutoFit/>
        </a:bodyPr>
        <a:lstStyle xmlns:a="http://schemas.openxmlformats.org/drawingml/2006/main"/>
        <a:p xmlns:a="http://schemas.openxmlformats.org/drawingml/2006/main">
          <a:r>
            <a:rPr lang="en-US" sz="1100" b="1" baseline="0">
              <a:ln>
                <a:noFill/>
              </a:ln>
              <a:solidFill>
                <a:schemeClr val="tx1"/>
              </a:solidFill>
            </a:rPr>
            <a:t>7/22/1991</a:t>
          </a:r>
        </a:p>
      </cdr:txBody>
    </cdr:sp>
  </cdr:relSizeAnchor>
  <cdr:relSizeAnchor xmlns:cdr="http://schemas.openxmlformats.org/drawingml/2006/chartDrawing">
    <cdr:from>
      <cdr:x>0.09291</cdr:x>
      <cdr:y>0.67452</cdr:y>
    </cdr:from>
    <cdr:to>
      <cdr:x>0.20152</cdr:x>
      <cdr:y>0.79022</cdr:y>
    </cdr:to>
    <cdr:sp macro="" textlink="">
      <cdr:nvSpPr>
        <cdr:cNvPr id="10" name="TextBox 1"/>
        <cdr:cNvSpPr txBox="1"/>
      </cdr:nvSpPr>
      <cdr:spPr>
        <a:xfrm xmlns:a="http://schemas.openxmlformats.org/drawingml/2006/main">
          <a:off x="628650" y="2546350"/>
          <a:ext cx="734817" cy="436786"/>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7/8/2014</a:t>
          </a:r>
        </a:p>
        <a:p xmlns:a="http://schemas.openxmlformats.org/drawingml/2006/main">
          <a:endParaRPr lang="en-US" sz="1100" b="1" baseline="0">
            <a:ln>
              <a:noFill/>
            </a:ln>
            <a:solidFill>
              <a:schemeClr val="tx1"/>
            </a:solidFill>
          </a:endParaRPr>
        </a:p>
      </cdr:txBody>
    </cdr:sp>
  </cdr:relSizeAnchor>
  <cdr:relSizeAnchor xmlns:cdr="http://schemas.openxmlformats.org/drawingml/2006/chartDrawing">
    <cdr:from>
      <cdr:x>0.3069</cdr:x>
      <cdr:y>0.68966</cdr:y>
    </cdr:from>
    <cdr:to>
      <cdr:x>0.42607</cdr:x>
      <cdr:y>0.75974</cdr:y>
    </cdr:to>
    <cdr:sp macro="" textlink="">
      <cdr:nvSpPr>
        <cdr:cNvPr id="11" name="TextBox 1"/>
        <cdr:cNvSpPr txBox="1"/>
      </cdr:nvSpPr>
      <cdr:spPr>
        <a:xfrm xmlns:a="http://schemas.openxmlformats.org/drawingml/2006/main">
          <a:off x="207645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6/21/2002</a:t>
          </a:r>
        </a:p>
      </cdr:txBody>
    </cdr:sp>
  </cdr:relSizeAnchor>
  <cdr:relSizeAnchor xmlns:cdr="http://schemas.openxmlformats.org/drawingml/2006/chartDrawing">
    <cdr:from>
      <cdr:x>0.34162</cdr:x>
      <cdr:y>0.68966</cdr:y>
    </cdr:from>
    <cdr:to>
      <cdr:x>0.4608</cdr:x>
      <cdr:y>0.75974</cdr:y>
    </cdr:to>
    <cdr:sp macro="" textlink="">
      <cdr:nvSpPr>
        <cdr:cNvPr id="12" name="TextBox 1"/>
        <cdr:cNvSpPr txBox="1"/>
      </cdr:nvSpPr>
      <cdr:spPr>
        <a:xfrm xmlns:a="http://schemas.openxmlformats.org/drawingml/2006/main">
          <a:off x="231140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7/22/1990</a:t>
          </a:r>
        </a:p>
      </cdr:txBody>
    </cdr:sp>
  </cdr:relSizeAnchor>
  <cdr:relSizeAnchor xmlns:cdr="http://schemas.openxmlformats.org/drawingml/2006/chartDrawing">
    <cdr:from>
      <cdr:x>0.37541</cdr:x>
      <cdr:y>0.69302</cdr:y>
    </cdr:from>
    <cdr:to>
      <cdr:x>0.49458</cdr:x>
      <cdr:y>0.7631</cdr:y>
    </cdr:to>
    <cdr:sp macro="" textlink="">
      <cdr:nvSpPr>
        <cdr:cNvPr id="13" name="TextBox 1"/>
        <cdr:cNvSpPr txBox="1"/>
      </cdr:nvSpPr>
      <cdr:spPr>
        <a:xfrm xmlns:a="http://schemas.openxmlformats.org/drawingml/2006/main">
          <a:off x="2540000" y="26162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8/25/2006</a:t>
          </a:r>
        </a:p>
      </cdr:txBody>
    </cdr:sp>
  </cdr:relSizeAnchor>
  <cdr:relSizeAnchor xmlns:cdr="http://schemas.openxmlformats.org/drawingml/2006/chartDrawing">
    <cdr:from>
      <cdr:x>0.40732</cdr:x>
      <cdr:y>0.6947</cdr:y>
    </cdr:from>
    <cdr:to>
      <cdr:x>0.52649</cdr:x>
      <cdr:y>0.76478</cdr:y>
    </cdr:to>
    <cdr:sp macro="" textlink="">
      <cdr:nvSpPr>
        <cdr:cNvPr id="14" name="TextBox 1"/>
        <cdr:cNvSpPr txBox="1"/>
      </cdr:nvSpPr>
      <cdr:spPr>
        <a:xfrm xmlns:a="http://schemas.openxmlformats.org/drawingml/2006/main">
          <a:off x="2755900" y="26225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8/10/2008</a:t>
          </a:r>
        </a:p>
      </cdr:txBody>
    </cdr:sp>
  </cdr:relSizeAnchor>
  <cdr:relSizeAnchor xmlns:cdr="http://schemas.openxmlformats.org/drawingml/2006/chartDrawing">
    <cdr:from>
      <cdr:x>0.43923</cdr:x>
      <cdr:y>0.69638</cdr:y>
    </cdr:from>
    <cdr:to>
      <cdr:x>0.5584</cdr:x>
      <cdr:y>0.76646</cdr:y>
    </cdr:to>
    <cdr:sp macro="" textlink="">
      <cdr:nvSpPr>
        <cdr:cNvPr id="15" name="TextBox 1"/>
        <cdr:cNvSpPr txBox="1"/>
      </cdr:nvSpPr>
      <cdr:spPr>
        <a:xfrm xmlns:a="http://schemas.openxmlformats.org/drawingml/2006/main">
          <a:off x="2971800" y="26289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7/31/2014</a:t>
          </a:r>
        </a:p>
      </cdr:txBody>
    </cdr:sp>
  </cdr:relSizeAnchor>
  <cdr:relSizeAnchor xmlns:cdr="http://schemas.openxmlformats.org/drawingml/2006/chartDrawing">
    <cdr:from>
      <cdr:x>0.47959</cdr:x>
      <cdr:y>0.70479</cdr:y>
    </cdr:from>
    <cdr:to>
      <cdr:x>0.58819</cdr:x>
      <cdr:y>0.77487</cdr:y>
    </cdr:to>
    <cdr:sp macro="" textlink="">
      <cdr:nvSpPr>
        <cdr:cNvPr id="16" name="TextBox 1"/>
        <cdr:cNvSpPr txBox="1"/>
      </cdr:nvSpPr>
      <cdr:spPr>
        <a:xfrm xmlns:a="http://schemas.openxmlformats.org/drawingml/2006/main">
          <a:off x="3244850" y="2660650"/>
          <a:ext cx="734817"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7/4/2004</a:t>
          </a:r>
        </a:p>
      </cdr:txBody>
    </cdr:sp>
  </cdr:relSizeAnchor>
  <cdr:relSizeAnchor xmlns:cdr="http://schemas.openxmlformats.org/drawingml/2006/chartDrawing">
    <cdr:from>
      <cdr:x>0.50587</cdr:x>
      <cdr:y>0.69807</cdr:y>
    </cdr:from>
    <cdr:to>
      <cdr:x>0.62504</cdr:x>
      <cdr:y>0.76815</cdr:y>
    </cdr:to>
    <cdr:sp macro="" textlink="">
      <cdr:nvSpPr>
        <cdr:cNvPr id="17" name="TextBox 1"/>
        <cdr:cNvSpPr txBox="1"/>
      </cdr:nvSpPr>
      <cdr:spPr>
        <a:xfrm xmlns:a="http://schemas.openxmlformats.org/drawingml/2006/main">
          <a:off x="3422650" y="26352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7/14/2007</a:t>
          </a:r>
        </a:p>
      </cdr:txBody>
    </cdr:sp>
  </cdr:relSizeAnchor>
  <cdr:relSizeAnchor xmlns:cdr="http://schemas.openxmlformats.org/drawingml/2006/chartDrawing">
    <cdr:from>
      <cdr:x>0.54341</cdr:x>
      <cdr:y>0.70311</cdr:y>
    </cdr:from>
    <cdr:to>
      <cdr:x>0.65201</cdr:x>
      <cdr:y>0.77319</cdr:y>
    </cdr:to>
    <cdr:sp macro="" textlink="">
      <cdr:nvSpPr>
        <cdr:cNvPr id="18" name="TextBox 1"/>
        <cdr:cNvSpPr txBox="1"/>
      </cdr:nvSpPr>
      <cdr:spPr>
        <a:xfrm xmlns:a="http://schemas.openxmlformats.org/drawingml/2006/main">
          <a:off x="3676650" y="2654300"/>
          <a:ext cx="734817"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9/2/2007</a:t>
          </a:r>
        </a:p>
      </cdr:txBody>
    </cdr:sp>
  </cdr:relSizeAnchor>
  <cdr:relSizeAnchor xmlns:cdr="http://schemas.openxmlformats.org/drawingml/2006/chartDrawing">
    <cdr:from>
      <cdr:x>0.57062</cdr:x>
      <cdr:y>0.6947</cdr:y>
    </cdr:from>
    <cdr:to>
      <cdr:x>0.6898</cdr:x>
      <cdr:y>0.76478</cdr:y>
    </cdr:to>
    <cdr:sp macro="" textlink="">
      <cdr:nvSpPr>
        <cdr:cNvPr id="19" name="TextBox 1"/>
        <cdr:cNvSpPr txBox="1"/>
      </cdr:nvSpPr>
      <cdr:spPr>
        <a:xfrm xmlns:a="http://schemas.openxmlformats.org/drawingml/2006/main">
          <a:off x="3860800" y="26225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6/29/2006</a:t>
          </a:r>
        </a:p>
      </cdr:txBody>
    </cdr:sp>
  </cdr:relSizeAnchor>
  <cdr:relSizeAnchor xmlns:cdr="http://schemas.openxmlformats.org/drawingml/2006/chartDrawing">
    <cdr:from>
      <cdr:x>0.6091</cdr:x>
      <cdr:y>0.69975</cdr:y>
    </cdr:from>
    <cdr:to>
      <cdr:x>0.71771</cdr:x>
      <cdr:y>0.76983</cdr:y>
    </cdr:to>
    <cdr:sp macro="" textlink="">
      <cdr:nvSpPr>
        <cdr:cNvPr id="20" name="TextBox 1"/>
        <cdr:cNvSpPr txBox="1"/>
      </cdr:nvSpPr>
      <cdr:spPr>
        <a:xfrm xmlns:a="http://schemas.openxmlformats.org/drawingml/2006/main">
          <a:off x="4121150" y="2641600"/>
          <a:ext cx="734817"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9/3/1997</a:t>
          </a:r>
        </a:p>
      </cdr:txBody>
    </cdr:sp>
  </cdr:relSizeAnchor>
  <cdr:relSizeAnchor xmlns:cdr="http://schemas.openxmlformats.org/drawingml/2006/chartDrawing">
    <cdr:from>
      <cdr:x>0.6382</cdr:x>
      <cdr:y>0.69638</cdr:y>
    </cdr:from>
    <cdr:to>
      <cdr:x>0.75737</cdr:x>
      <cdr:y>0.76646</cdr:y>
    </cdr:to>
    <cdr:sp macro="" textlink="">
      <cdr:nvSpPr>
        <cdr:cNvPr id="21" name="TextBox 1"/>
        <cdr:cNvSpPr txBox="1"/>
      </cdr:nvSpPr>
      <cdr:spPr>
        <a:xfrm xmlns:a="http://schemas.openxmlformats.org/drawingml/2006/main">
          <a:off x="4318000" y="26289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8/10/1999</a:t>
          </a:r>
        </a:p>
      </cdr:txBody>
    </cdr:sp>
  </cdr:relSizeAnchor>
  <cdr:relSizeAnchor xmlns:cdr="http://schemas.openxmlformats.org/drawingml/2006/chartDrawing">
    <cdr:from>
      <cdr:x>0.67198</cdr:x>
      <cdr:y>0.69302</cdr:y>
    </cdr:from>
    <cdr:to>
      <cdr:x>0.79116</cdr:x>
      <cdr:y>0.7631</cdr:y>
    </cdr:to>
    <cdr:sp macro="" textlink="">
      <cdr:nvSpPr>
        <cdr:cNvPr id="22" name="TextBox 1"/>
        <cdr:cNvSpPr txBox="1"/>
      </cdr:nvSpPr>
      <cdr:spPr>
        <a:xfrm xmlns:a="http://schemas.openxmlformats.org/drawingml/2006/main">
          <a:off x="4546600" y="26162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8/16/2001</a:t>
          </a:r>
        </a:p>
      </cdr:txBody>
    </cdr:sp>
  </cdr:relSizeAnchor>
  <cdr:relSizeAnchor xmlns:cdr="http://schemas.openxmlformats.org/drawingml/2006/chartDrawing">
    <cdr:from>
      <cdr:x>0.70389</cdr:x>
      <cdr:y>0.6947</cdr:y>
    </cdr:from>
    <cdr:to>
      <cdr:x>0.82307</cdr:x>
      <cdr:y>0.76478</cdr:y>
    </cdr:to>
    <cdr:sp macro="" textlink="">
      <cdr:nvSpPr>
        <cdr:cNvPr id="23" name="TextBox 1"/>
        <cdr:cNvSpPr txBox="1"/>
      </cdr:nvSpPr>
      <cdr:spPr>
        <a:xfrm xmlns:a="http://schemas.openxmlformats.org/drawingml/2006/main">
          <a:off x="4762500" y="26225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7/19/1993</a:t>
          </a:r>
        </a:p>
      </cdr:txBody>
    </cdr:sp>
  </cdr:relSizeAnchor>
  <cdr:relSizeAnchor xmlns:cdr="http://schemas.openxmlformats.org/drawingml/2006/chartDrawing">
    <cdr:from>
      <cdr:x>0.73768</cdr:x>
      <cdr:y>0.6947</cdr:y>
    </cdr:from>
    <cdr:to>
      <cdr:x>0.85685</cdr:x>
      <cdr:y>0.76478</cdr:y>
    </cdr:to>
    <cdr:sp macro="" textlink="">
      <cdr:nvSpPr>
        <cdr:cNvPr id="24" name="TextBox 1"/>
        <cdr:cNvSpPr txBox="1"/>
      </cdr:nvSpPr>
      <cdr:spPr>
        <a:xfrm xmlns:a="http://schemas.openxmlformats.org/drawingml/2006/main">
          <a:off x="4991100" y="26225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7/23/2004</a:t>
          </a:r>
        </a:p>
      </cdr:txBody>
    </cdr:sp>
  </cdr:relSizeAnchor>
  <cdr:relSizeAnchor xmlns:cdr="http://schemas.openxmlformats.org/drawingml/2006/chartDrawing">
    <cdr:from>
      <cdr:x>0.77147</cdr:x>
      <cdr:y>0.6947</cdr:y>
    </cdr:from>
    <cdr:to>
      <cdr:x>0.89064</cdr:x>
      <cdr:y>0.76478</cdr:y>
    </cdr:to>
    <cdr:sp macro="" textlink="">
      <cdr:nvSpPr>
        <cdr:cNvPr id="25" name="TextBox 1"/>
        <cdr:cNvSpPr txBox="1"/>
      </cdr:nvSpPr>
      <cdr:spPr>
        <a:xfrm xmlns:a="http://schemas.openxmlformats.org/drawingml/2006/main">
          <a:off x="5219700" y="26225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8/14/1990</a:t>
          </a:r>
        </a:p>
      </cdr:txBody>
    </cdr:sp>
  </cdr:relSizeAnchor>
  <cdr:relSizeAnchor xmlns:cdr="http://schemas.openxmlformats.org/drawingml/2006/chartDrawing">
    <cdr:from>
      <cdr:x>0.72407</cdr:x>
      <cdr:y>0.24306</cdr:y>
    </cdr:from>
    <cdr:to>
      <cdr:x>0.85922</cdr:x>
      <cdr:y>0.48528</cdr:y>
    </cdr:to>
    <cdr:sp macro="" textlink="">
      <cdr:nvSpPr>
        <cdr:cNvPr id="31" name="TextBox 30"/>
        <cdr:cNvSpPr txBox="1"/>
      </cdr:nvSpPr>
      <cdr:spPr>
        <a:xfrm xmlns:a="http://schemas.openxmlformats.org/drawingml/2006/main">
          <a:off x="4899026" y="917576"/>
          <a:ext cx="914400" cy="914400"/>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0.94153</cdr:x>
      <cdr:y>0.6383</cdr:y>
    </cdr:from>
    <cdr:to>
      <cdr:x>0.98063</cdr:x>
      <cdr:y>0.83295</cdr:y>
    </cdr:to>
    <cdr:sp macro="" textlink="">
      <cdr:nvSpPr>
        <cdr:cNvPr id="32" name="TextBox 31"/>
        <cdr:cNvSpPr txBox="1"/>
      </cdr:nvSpPr>
      <cdr:spPr>
        <a:xfrm xmlns:a="http://schemas.openxmlformats.org/drawingml/2006/main" rot="-5400000">
          <a:off x="6135185" y="2644776"/>
          <a:ext cx="734817" cy="264560"/>
        </a:xfrm>
        <a:prstGeom xmlns:a="http://schemas.openxmlformats.org/drawingml/2006/main" prst="rect">
          <a:avLst/>
        </a:prstGeom>
      </cdr:spPr>
      <cdr:txBody>
        <a:bodyPr xmlns:a="http://schemas.openxmlformats.org/drawingml/2006/main" vertOverflow="clip" wrap="none" rtlCol="0">
          <a:spAutoFit/>
        </a:bodyPr>
        <a:lstStyle xmlns:a="http://schemas.openxmlformats.org/drawingml/2006/main"/>
        <a:p xmlns:a="http://schemas.openxmlformats.org/drawingml/2006/main">
          <a:r>
            <a:rPr lang="en-US" sz="1100" b="1"/>
            <a:t>8/5/1995</a:t>
          </a:r>
        </a:p>
      </cdr:txBody>
    </cdr:sp>
  </cdr:relSizeAnchor>
  <cdr:relSizeAnchor xmlns:cdr="http://schemas.openxmlformats.org/drawingml/2006/chartDrawing">
    <cdr:from>
      <cdr:x>0.04974</cdr:x>
      <cdr:y>0.69302</cdr:y>
    </cdr:from>
    <cdr:to>
      <cdr:x>0.15835</cdr:x>
      <cdr:y>0.76787</cdr:y>
    </cdr:to>
    <cdr:sp macro="" textlink="">
      <cdr:nvSpPr>
        <cdr:cNvPr id="34" name="TextBox 1"/>
        <cdr:cNvSpPr txBox="1"/>
      </cdr:nvSpPr>
      <cdr:spPr>
        <a:xfrm xmlns:a="http://schemas.openxmlformats.org/drawingml/2006/main">
          <a:off x="336550" y="2616200"/>
          <a:ext cx="734817" cy="282576"/>
        </a:xfrm>
        <a:prstGeom xmlns:a="http://schemas.openxmlformats.org/drawingml/2006/main" prst="rect">
          <a:avLst/>
        </a:prstGeom>
      </cdr:spPr>
      <cdr:txBody>
        <a:bodyPr xmlns:a="http://schemas.openxmlformats.org/drawingml/2006/main" rot="-5400000" wrap="none" rtlCol="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7/7/2014</a:t>
          </a:r>
        </a:p>
        <a:p xmlns:a="http://schemas.openxmlformats.org/drawingml/2006/main">
          <a:endParaRPr lang="en-US" sz="1100" b="1" baseline="0">
            <a:ln>
              <a:noFill/>
            </a:ln>
            <a:solidFill>
              <a:schemeClr val="tx1"/>
            </a:solidFill>
          </a:endParaRPr>
        </a:p>
      </cdr:txBody>
    </cdr:sp>
  </cdr:relSizeAnchor>
  <cdr:relSizeAnchor xmlns:cdr="http://schemas.openxmlformats.org/drawingml/2006/chartDrawing">
    <cdr:from>
      <cdr:x>0.10981</cdr:x>
      <cdr:y>0.68966</cdr:y>
    </cdr:from>
    <cdr:to>
      <cdr:x>0.22898</cdr:x>
      <cdr:y>0.75974</cdr:y>
    </cdr:to>
    <cdr:sp macro="" textlink="">
      <cdr:nvSpPr>
        <cdr:cNvPr id="35" name="TextBox 1"/>
        <cdr:cNvSpPr txBox="1"/>
      </cdr:nvSpPr>
      <cdr:spPr>
        <a:xfrm xmlns:a="http://schemas.openxmlformats.org/drawingml/2006/main">
          <a:off x="74295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8/19/1991</a:t>
          </a:r>
        </a:p>
      </cdr:txBody>
    </cdr:sp>
  </cdr:relSizeAnchor>
  <cdr:relSizeAnchor xmlns:cdr="http://schemas.openxmlformats.org/drawingml/2006/chartDrawing">
    <cdr:from>
      <cdr:x>0.14266</cdr:x>
      <cdr:y>0.68966</cdr:y>
    </cdr:from>
    <cdr:to>
      <cdr:x>0.26183</cdr:x>
      <cdr:y>0.75974</cdr:y>
    </cdr:to>
    <cdr:sp macro="" textlink="">
      <cdr:nvSpPr>
        <cdr:cNvPr id="36" name="TextBox 1"/>
        <cdr:cNvSpPr txBox="1"/>
      </cdr:nvSpPr>
      <cdr:spPr>
        <a:xfrm xmlns:a="http://schemas.openxmlformats.org/drawingml/2006/main">
          <a:off x="96520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9/13/2013</a:t>
          </a:r>
        </a:p>
      </cdr:txBody>
    </cdr:sp>
  </cdr:relSizeAnchor>
  <cdr:relSizeAnchor xmlns:cdr="http://schemas.openxmlformats.org/drawingml/2006/chartDrawing">
    <cdr:from>
      <cdr:x>0.17363</cdr:x>
      <cdr:y>0.68966</cdr:y>
    </cdr:from>
    <cdr:to>
      <cdr:x>0.2928</cdr:x>
      <cdr:y>0.75974</cdr:y>
    </cdr:to>
    <cdr:sp macro="" textlink="">
      <cdr:nvSpPr>
        <cdr:cNvPr id="37" name="TextBox 1"/>
        <cdr:cNvSpPr txBox="1"/>
      </cdr:nvSpPr>
      <cdr:spPr>
        <a:xfrm xmlns:a="http://schemas.openxmlformats.org/drawingml/2006/main">
          <a:off x="117475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8/21/2011</a:t>
          </a:r>
        </a:p>
      </cdr:txBody>
    </cdr:sp>
  </cdr:relSizeAnchor>
  <cdr:relSizeAnchor xmlns:cdr="http://schemas.openxmlformats.org/drawingml/2006/chartDrawing">
    <cdr:from>
      <cdr:x>0.21023</cdr:x>
      <cdr:y>0.69134</cdr:y>
    </cdr:from>
    <cdr:to>
      <cdr:x>0.3294</cdr:x>
      <cdr:y>0.76142</cdr:y>
    </cdr:to>
    <cdr:sp macro="" textlink="">
      <cdr:nvSpPr>
        <cdr:cNvPr id="38" name="TextBox 1"/>
        <cdr:cNvSpPr txBox="1"/>
      </cdr:nvSpPr>
      <cdr:spPr>
        <a:xfrm xmlns:a="http://schemas.openxmlformats.org/drawingml/2006/main">
          <a:off x="1422400" y="26098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7/15/2005</a:t>
          </a:r>
        </a:p>
      </cdr:txBody>
    </cdr:sp>
  </cdr:relSizeAnchor>
  <cdr:relSizeAnchor xmlns:cdr="http://schemas.openxmlformats.org/drawingml/2006/chartDrawing">
    <cdr:from>
      <cdr:x>0.24214</cdr:x>
      <cdr:y>0.69134</cdr:y>
    </cdr:from>
    <cdr:to>
      <cdr:x>0.36131</cdr:x>
      <cdr:y>0.76142</cdr:y>
    </cdr:to>
    <cdr:sp macro="" textlink="">
      <cdr:nvSpPr>
        <cdr:cNvPr id="39" name="TextBox 1"/>
        <cdr:cNvSpPr txBox="1"/>
      </cdr:nvSpPr>
      <cdr:spPr>
        <a:xfrm xmlns:a="http://schemas.openxmlformats.org/drawingml/2006/main">
          <a:off x="1638300" y="26098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7/15/2015</a:t>
          </a:r>
        </a:p>
      </cdr:txBody>
    </cdr:sp>
  </cdr:relSizeAnchor>
  <cdr:relSizeAnchor xmlns:cdr="http://schemas.openxmlformats.org/drawingml/2006/chartDrawing">
    <cdr:from>
      <cdr:x>0.27311</cdr:x>
      <cdr:y>0.68966</cdr:y>
    </cdr:from>
    <cdr:to>
      <cdr:x>0.39228</cdr:x>
      <cdr:y>0.75974</cdr:y>
    </cdr:to>
    <cdr:sp macro="" textlink="">
      <cdr:nvSpPr>
        <cdr:cNvPr id="40" name="TextBox 1"/>
        <cdr:cNvSpPr txBox="1"/>
      </cdr:nvSpPr>
      <cdr:spPr>
        <a:xfrm xmlns:a="http://schemas.openxmlformats.org/drawingml/2006/main">
          <a:off x="1847850" y="260350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7/12/2013</a:t>
          </a:r>
        </a:p>
      </cdr:txBody>
    </cdr:sp>
  </cdr:relSizeAnchor>
  <cdr:relSizeAnchor xmlns:cdr="http://schemas.openxmlformats.org/drawingml/2006/chartDrawing">
    <cdr:from>
      <cdr:x>0.80432</cdr:x>
      <cdr:y>0.69134</cdr:y>
    </cdr:from>
    <cdr:to>
      <cdr:x>0.92349</cdr:x>
      <cdr:y>0.76142</cdr:y>
    </cdr:to>
    <cdr:sp macro="" textlink="">
      <cdr:nvSpPr>
        <cdr:cNvPr id="41" name="TextBox 1"/>
        <cdr:cNvSpPr txBox="1"/>
      </cdr:nvSpPr>
      <cdr:spPr>
        <a:xfrm xmlns:a="http://schemas.openxmlformats.org/drawingml/2006/main">
          <a:off x="5441950" y="26098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8/12/2007</a:t>
          </a:r>
        </a:p>
      </cdr:txBody>
    </cdr:sp>
  </cdr:relSizeAnchor>
  <cdr:relSizeAnchor xmlns:cdr="http://schemas.openxmlformats.org/drawingml/2006/chartDrawing">
    <cdr:from>
      <cdr:x>0.83623</cdr:x>
      <cdr:y>0.69134</cdr:y>
    </cdr:from>
    <cdr:to>
      <cdr:x>0.9554</cdr:x>
      <cdr:y>0.76142</cdr:y>
    </cdr:to>
    <cdr:sp macro="" textlink="">
      <cdr:nvSpPr>
        <cdr:cNvPr id="42" name="TextBox 1"/>
        <cdr:cNvSpPr txBox="1"/>
      </cdr:nvSpPr>
      <cdr:spPr>
        <a:xfrm xmlns:a="http://schemas.openxmlformats.org/drawingml/2006/main">
          <a:off x="5657850" y="2609850"/>
          <a:ext cx="806311"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7/21/2008</a:t>
          </a:r>
        </a:p>
      </cdr:txBody>
    </cdr:sp>
  </cdr:relSizeAnchor>
  <cdr:relSizeAnchor xmlns:cdr="http://schemas.openxmlformats.org/drawingml/2006/chartDrawing">
    <cdr:from>
      <cdr:x>0.87565</cdr:x>
      <cdr:y>0.70143</cdr:y>
    </cdr:from>
    <cdr:to>
      <cdr:x>0.98425</cdr:x>
      <cdr:y>0.77151</cdr:y>
    </cdr:to>
    <cdr:sp macro="" textlink="">
      <cdr:nvSpPr>
        <cdr:cNvPr id="43" name="TextBox 1"/>
        <cdr:cNvSpPr txBox="1"/>
      </cdr:nvSpPr>
      <cdr:spPr>
        <a:xfrm xmlns:a="http://schemas.openxmlformats.org/drawingml/2006/main">
          <a:off x="5924550" y="2647950"/>
          <a:ext cx="734817" cy="264560"/>
        </a:xfrm>
        <a:prstGeom xmlns:a="http://schemas.openxmlformats.org/drawingml/2006/main" prst="rect">
          <a:avLst/>
        </a:prstGeom>
      </cdr:spPr>
      <cdr:txBody>
        <a:bodyPr xmlns:a="http://schemas.openxmlformats.org/drawingml/2006/main" rot="-5400000" wrap="none" rtlCol="0">
          <a:sp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b="1" baseline="0">
              <a:ln>
                <a:noFill/>
              </a:ln>
              <a:solidFill>
                <a:schemeClr val="tx1"/>
              </a:solidFill>
            </a:rPr>
            <a:t>8/5/2010</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984E1D206B0345BDBDD4B46FAF16C1" ma:contentTypeVersion="13" ma:contentTypeDescription="Create a new document." ma:contentTypeScope="" ma:versionID="8051507ef1e705aa6258bee496f20297">
  <xsd:schema xmlns:xsd="http://www.w3.org/2001/XMLSchema" xmlns:xs="http://www.w3.org/2001/XMLSchema" xmlns:p="http://schemas.microsoft.com/office/2006/metadata/properties" xmlns:ns2="a4ca970b-270e-4403-85fc-6bd9ce4ae289" xmlns:ns3="3cf7d797-f889-4704-bfda-6bf363d7df8b" xmlns:ns4="95597fee-5c0d-4449-a3b0-600f1d62566c" targetNamespace="http://schemas.microsoft.com/office/2006/metadata/properties" ma:root="true" ma:fieldsID="48a6591f172403a77e0ce18929848e9d" ns2:_="" ns3:_="" ns4:_="">
    <xsd:import namespace="a4ca970b-270e-4403-85fc-6bd9ce4ae289"/>
    <xsd:import namespace="3cf7d797-f889-4704-bfda-6bf363d7df8b"/>
    <xsd:import namespace="95597fee-5c0d-4449-a3b0-600f1d62566c"/>
    <xsd:element name="properties">
      <xsd:complexType>
        <xsd:sequence>
          <xsd:element name="documentManagement">
            <xsd:complexType>
              <xsd:all>
                <xsd:element ref="ns2:Description0" minOccurs="0"/>
                <xsd:element ref="ns2:doctype" minOccurs="0"/>
                <xsd:element ref="ns3:Audience1" minOccurs="0"/>
                <xsd:element ref="ns4:Document_x0020_Status" minOccurs="0"/>
                <xsd:element ref="ns4:Document_x0020_Type_x0020_Description" minOccurs="0"/>
                <xsd:element ref="ns4:Title_x0020_of_x0020_Product"/>
                <xsd:element ref="ns4:Topic" minOccurs="0"/>
                <xsd:element ref="ns4:Usage" minOccurs="0"/>
                <xsd:element ref="ns4:Subtopi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970b-270e-4403-85fc-6bd9ce4ae289" elementFormDefault="qualified">
    <xsd:import namespace="http://schemas.microsoft.com/office/2006/documentManagement/types"/>
    <xsd:import namespace="http://schemas.microsoft.com/office/infopath/2007/PartnerControls"/>
    <xsd:element name="Description0" ma:index="8" nillable="true" ma:displayName="Description" ma:internalName="Description0">
      <xsd:simpleType>
        <xsd:restriction base="dms:Note">
          <xsd:maxLength value="255"/>
        </xsd:restriction>
      </xsd:simpleType>
    </xsd:element>
    <xsd:element name="doctype" ma:index="9" nillable="true" ma:displayName="doctype" ma:default="form" ma:format="Dropdown" ma:internalName="doctype">
      <xsd:simpleType>
        <xsd:restriction base="dms:Choice">
          <xsd:enumeration value="form"/>
          <xsd:enumeration value="tool"/>
          <xsd:enumeration value="guidance"/>
        </xsd:restriction>
      </xsd:simpleType>
    </xsd:element>
  </xsd:schema>
  <xsd:schema xmlns:xsd="http://www.w3.org/2001/XMLSchema" xmlns:xs="http://www.w3.org/2001/XMLSchema" xmlns:dms="http://schemas.microsoft.com/office/2006/documentManagement/types" xmlns:pc="http://schemas.microsoft.com/office/infopath/2007/PartnerControls" targetNamespace="3cf7d797-f889-4704-bfda-6bf363d7df8b" elementFormDefault="qualified">
    <xsd:import namespace="http://schemas.microsoft.com/office/2006/documentManagement/types"/>
    <xsd:import namespace="http://schemas.microsoft.com/office/infopath/2007/PartnerControls"/>
    <xsd:element name="Audience1" ma:index="10" nillable="true" ma:displayName="Audience" ma:default="General Public" ma:format="Dropdown" ma:internalName="Audience1">
      <xsd:simpleType>
        <xsd:union memberTypes="dms:Text">
          <xsd:simpleType>
            <xsd:restriction base="dms:Choice">
              <xsd:enumeration value="General Public"/>
              <xsd:enumeration value="Lab Internal"/>
              <xsd:enumeration value="ADEP"/>
              <xsd:enumeration value="DOE"/>
              <xsd:enumeration value="NNMCAB"/>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95597fee-5c0d-4449-a3b0-600f1d62566c" elementFormDefault="qualified">
    <xsd:import namespace="http://schemas.microsoft.com/office/2006/documentManagement/types"/>
    <xsd:import namespace="http://schemas.microsoft.com/office/infopath/2007/PartnerControls"/>
    <xsd:element name="Document_x0020_Status" ma:index="11" nillable="true" ma:displayName="Document Status" ma:format="Dropdown" ma:internalName="Document_x0020_Status">
      <xsd:simpleType>
        <xsd:restriction base="dms:Choice">
          <xsd:enumeration value="Draft"/>
          <xsd:enumeration value="In Review"/>
          <xsd:enumeration value="Final"/>
        </xsd:restriction>
      </xsd:simpleType>
    </xsd:element>
    <xsd:element name="Document_x0020_Type_x0020_Description" ma:index="12" nillable="true" ma:displayName="Document Type" ma:format="Dropdown" ma:internalName="Document_x0020_Type_x0020_Description">
      <xsd:simpleType>
        <xsd:restriction base="dms:Choice">
          <xsd:enumeration value="Agendas and itineraries"/>
          <xsd:enumeration value="Brochure, flyer or fact sheet"/>
          <xsd:enumeration value="Data set"/>
          <xsd:enumeration value="Chart, map or poster"/>
          <xsd:enumeration value="Illustrations and graphs"/>
          <xsd:enumeration value="Key messages"/>
          <xsd:enumeration value="News releases, flashes and articles"/>
          <xsd:enumeration value="Org Charts"/>
          <xsd:enumeration value="Plans, CRPs or PIPs"/>
          <xsd:enumeration value="Presentation"/>
          <xsd:enumeration value="Procurement, invoices, orders"/>
          <xsd:enumeration value="Report, analysis, performance metric summary"/>
          <xsd:enumeration value="Service Contract"/>
          <xsd:enumeration value="Sign-in sheet"/>
          <xsd:enumeration value="Talking Points"/>
          <xsd:enumeration value="Web Copy"/>
        </xsd:restriction>
      </xsd:simpleType>
    </xsd:element>
    <xsd:element name="Title_x0020_of_x0020_Product" ma:index="13" ma:displayName="Title of Product" ma:description="From the product's title page" ma:internalName="Title_x0020_of_x0020_Product">
      <xsd:simpleType>
        <xsd:restriction base="dms:Text">
          <xsd:maxLength value="255"/>
        </xsd:restriction>
      </xsd:simpleType>
    </xsd:element>
    <xsd:element name="Topic" ma:index="14" nillable="true" ma:displayName="Topic" ma:format="Dropdown" ma:internalName="Topic">
      <xsd:simpleType>
        <xsd:restriction base="dms:Choice">
          <xsd:enumeration value="Air"/>
          <xsd:enumeration value="Biological"/>
          <xsd:enumeration value="Compliance"/>
          <xsd:enumeration value="Cultural Resources"/>
          <xsd:enumeration value="D&amp;D"/>
          <xsd:enumeration value="EMS"/>
          <xsd:enumeration value="Energy"/>
          <xsd:enumeration value="Pollution Prevention"/>
          <xsd:enumeration value="General/Cross-Cutting"/>
          <xsd:enumeration value="Groundwater"/>
          <xsd:enumeration value="Management"/>
          <xsd:enumeration value="RCRA/TSCA"/>
          <xsd:enumeration value="Regulations"/>
          <xsd:enumeration value="Remediation"/>
          <xsd:enumeration value="Storm Water"/>
          <xsd:enumeration value="Waste Management"/>
          <xsd:enumeration value="Safety"/>
        </xsd:restriction>
      </xsd:simpleType>
    </xsd:element>
    <xsd:element name="Usage" ma:index="15" nillable="true" ma:displayName="Usage" ma:description="Document use" ma:format="Dropdown" ma:internalName="Usage">
      <xsd:simpleType>
        <xsd:restriction base="dms:Choice">
          <xsd:enumeration value="Compliance Tool"/>
          <xsd:enumeration value="Flyer"/>
          <xsd:enumeration value="Form"/>
          <xsd:enumeration value="Guidance"/>
          <xsd:enumeration value="Label"/>
          <xsd:enumeration value="Information sheet"/>
          <xsd:enumeration value="Meeting agenda/minutes"/>
          <xsd:enumeration value="Sign"/>
        </xsd:restriction>
      </xsd:simpleType>
    </xsd:element>
    <xsd:element name="Subtopic" ma:index="16" nillable="true" ma:displayName="Subtopic" ma:format="Dropdown" ma:internalName="Subtopic">
      <xsd:simpleType>
        <xsd:restriction base="dms:Choice">
          <xsd:enumeration value="audit or assessment"/>
          <xsd:enumeration value="baseline"/>
          <xsd:enumeration value="birds"/>
          <xsd:enumeration value="communication tool"/>
          <xsd:enumeration value="core team"/>
          <xsd:enumeration value="directorate archive"/>
          <xsd:enumeration value="epp"/>
          <xsd:enumeration value="fish"/>
          <xsd:enumeration value="green teams"/>
          <xsd:enumeration value="hpsb"/>
          <xsd:enumeration value="inspections"/>
          <xsd:enumeration value="institutional"/>
          <xsd:enumeration value="mammals"/>
          <xsd:enumeration value="nepa"/>
          <xsd:enumeration value="p2 awards"/>
          <xsd:enumeration value="p2 projects"/>
          <xsd:enumeration value="plans"/>
          <xsd:enumeration value="plants"/>
          <xsd:enumeration value="ppoa"/>
          <xsd:enumeration value="rcra"/>
          <xsd:enumeration value="recycling"/>
          <xsd:enumeration value="reptiles"/>
          <xsd:enumeration value="sampling"/>
          <xsd:enumeration value="steering committee"/>
          <xsd:enumeration value="student sustainability challenge"/>
          <xsd:enumeration value="successes"/>
          <xsd:enumeration value="sustainability"/>
          <xsd:enumeration value="tawg"/>
          <xsd:enumeration value="threatened"/>
          <xsd:enumeration value="toolkit"/>
          <xsd:enumeration value="training"/>
          <xsd:enumeration value="tsca"/>
          <xsd:enumeration value="wetlands"/>
          <xsd:enumeration value="waste certification"/>
          <xsd:enumeration value="waste characterization"/>
          <xsd:enumeration value="waste generator"/>
          <xsd:enumeration value="waste storage"/>
          <xsd:enumeration value="waste tracking"/>
          <xsd:enumeration value="waste transition"/>
          <xsd:enumeration value="waste treatment"/>
          <xsd:enumeration value="wcats"/>
          <xsd:enumeration value="safety"/>
          <xsd:enumeration value="waste (gener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udience1 xmlns="3cf7d797-f889-4704-bfda-6bf363d7df8b">General Public</Audience1>
    <doctype xmlns="a4ca970b-270e-4403-85fc-6bd9ce4ae289">form</doctype>
    <Topic xmlns="95597fee-5c0d-4449-a3b0-600f1d62566c">General/Cross-Cutting</Topic>
    <Description0 xmlns="a4ca970b-270e-4403-85fc-6bd9ce4ae289" xsi:nil="true"/>
    <Title_x0020_of_x0020_Product xmlns="95597fee-5c0d-4449-a3b0-600f1d62566c">consent_order_template_detailed.dotx</Title_x0020_of_x0020_Product>
    <Usage xmlns="95597fee-5c0d-4449-a3b0-600f1d62566c" xsi:nil="true"/>
    <Subtopic xmlns="95597fee-5c0d-4449-a3b0-600f1d62566c" xsi:nil="true"/>
    <Document_x0020_Status xmlns="95597fee-5c0d-4449-a3b0-600f1d62566c" xsi:nil="true"/>
    <Document_x0020_Type_x0020_Description xmlns="95597fee-5c0d-4449-a3b0-600f1d62566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B8D74A-70B3-4430-A319-74DFD692A0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970b-270e-4403-85fc-6bd9ce4ae289"/>
    <ds:schemaRef ds:uri="3cf7d797-f889-4704-bfda-6bf363d7df8b"/>
    <ds:schemaRef ds:uri="95597fee-5c0d-4449-a3b0-600f1d625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9C9FD2-0055-4337-AE7D-C88664C2F4A9}">
  <ds:schemaRefs>
    <ds:schemaRef ds:uri="http://purl.org/dc/terms/"/>
    <ds:schemaRef ds:uri="http://schemas.microsoft.com/office/2006/documentManagement/types"/>
    <ds:schemaRef ds:uri="a4ca970b-270e-4403-85fc-6bd9ce4ae289"/>
    <ds:schemaRef ds:uri="http://purl.org/dc/elements/1.1/"/>
    <ds:schemaRef ds:uri="http://purl.org/dc/dcmitype/"/>
    <ds:schemaRef ds:uri="http://schemas.microsoft.com/office/infopath/2007/PartnerControls"/>
    <ds:schemaRef ds:uri="3cf7d797-f889-4704-bfda-6bf363d7df8b"/>
    <ds:schemaRef ds:uri="http://schemas.microsoft.com/office/2006/metadata/properties"/>
    <ds:schemaRef ds:uri="http://schemas.openxmlformats.org/package/2006/metadata/core-properties"/>
    <ds:schemaRef ds:uri="95597fee-5c0d-4449-a3b0-600f1d62566c"/>
    <ds:schemaRef ds:uri="http://www.w3.org/XML/1998/namespace"/>
  </ds:schemaRefs>
</ds:datastoreItem>
</file>

<file path=customXml/itemProps3.xml><?xml version="1.0" encoding="utf-8"?>
<ds:datastoreItem xmlns:ds="http://schemas.openxmlformats.org/officeDocument/2006/customXml" ds:itemID="{67452388-CAC1-4E95-A38C-9750CCC76394}">
  <ds:schemaRefs>
    <ds:schemaRef ds:uri="http://schemas.microsoft.com/sharepoint/v3/contenttype/forms"/>
  </ds:schemaRefs>
</ds:datastoreItem>
</file>

<file path=customXml/itemProps4.xml><?xml version="1.0" encoding="utf-8"?>
<ds:datastoreItem xmlns:ds="http://schemas.openxmlformats.org/officeDocument/2006/customXml" ds:itemID="{B93F014D-6B50-419F-8A87-2F52DA1D1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consent_order_template_detailed</Template>
  <TotalTime>148</TotalTime>
  <Pages>12</Pages>
  <Words>2406</Words>
  <Characters>14424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LANL Meteorology Monitoring Program: 2013 Data Completeness/Quality Report</vt:lpstr>
    </vt:vector>
  </TitlesOfParts>
  <Company>Dell Computer Corporation</Company>
  <LinksUpToDate>false</LinksUpToDate>
  <CharactersWithSpaces>16797</CharactersWithSpaces>
  <SharedDoc>false</SharedDoc>
  <HLinks>
    <vt:vector size="12" baseType="variant">
      <vt:variant>
        <vt:i4>2359419</vt:i4>
      </vt:variant>
      <vt:variant>
        <vt:i4>48</vt:i4>
      </vt:variant>
      <vt:variant>
        <vt:i4>0</vt:i4>
      </vt:variant>
      <vt:variant>
        <vt:i4>5</vt:i4>
      </vt:variant>
      <vt:variant>
        <vt:lpwstr>http://int.lanl.gov/orgs/wes/writing.shtml</vt:lpwstr>
      </vt:variant>
      <vt:variant>
        <vt:lpwstr/>
      </vt:variant>
      <vt:variant>
        <vt:i4>2359419</vt:i4>
      </vt:variant>
      <vt:variant>
        <vt:i4>45</vt:i4>
      </vt:variant>
      <vt:variant>
        <vt:i4>0</vt:i4>
      </vt:variant>
      <vt:variant>
        <vt:i4>5</vt:i4>
      </vt:variant>
      <vt:variant>
        <vt:lpwstr>http://int.lanl.gov/orgs/wes/writing.shtml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LANL Meteorology Monitoring Program: 2013 Data Completeness/Quality Report</dc:title>
  <dc:subject/>
  <dc:creator>Teresa Hiteman</dc:creator>
  <cp:keywords/>
  <cp:lastModifiedBy>Waight, Kenneth Thomas  III</cp:lastModifiedBy>
  <cp:revision>9</cp:revision>
  <cp:lastPrinted>2020-05-11T15:23:00Z</cp:lastPrinted>
  <dcterms:created xsi:type="dcterms:W3CDTF">2020-04-30T19:41:00Z</dcterms:created>
  <dcterms:modified xsi:type="dcterms:W3CDTF">2020-05-11T15:23:00Z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143500</vt:r8>
  </property>
  <property fmtid="{D5CDD505-2E9C-101B-9397-08002B2CF9AE}" pid="3" name="ContentTypeId">
    <vt:lpwstr>0x0101004E984E1D206B0345BDBDD4B46FAF16C1</vt:lpwstr>
  </property>
  <property fmtid="{D5CDD505-2E9C-101B-9397-08002B2CF9AE}" pid="4" name="MTWinEqns">
    <vt:bool>true</vt:bool>
  </property>
  <property fmtid="{D5CDD505-2E9C-101B-9397-08002B2CF9AE}" pid="5" name="_DocHome">
    <vt:i4>1330725691</vt:i4>
  </property>
</Properties>
</file>